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C3925" w:rsidP="00476646" w:rsidRDefault="005C3925" w14:paraId="0949B817" w14:textId="77777777">
      <w:pPr>
        <w:ind w:left="720" w:firstLine="709"/>
        <w:jc w:val="both"/>
      </w:pPr>
    </w:p>
    <w:p w:rsidR="09C9B820" w:rsidP="09C9B820" w:rsidRDefault="09C9B820" w14:paraId="4D98A509" w14:textId="7BD2D6F9">
      <w:pPr>
        <w:ind w:left="720" w:firstLine="709"/>
        <w:jc w:val="both"/>
      </w:pPr>
    </w:p>
    <w:p w:rsidR="005C3925" w:rsidP="0068316B" w:rsidRDefault="005C3925" w14:paraId="56AEB5A0" w14:textId="051F4312">
      <w:pPr>
        <w:pStyle w:val="Ttulo1"/>
      </w:pPr>
      <w:bookmarkStart w:name="_Toc146536349" w:id="0"/>
      <w:r>
        <w:t>Resumo Executivo</w:t>
      </w:r>
      <w:bookmarkEnd w:id="0"/>
    </w:p>
    <w:p w:rsidR="005C3925" w:rsidP="00F16873" w:rsidRDefault="00C3791E" w14:paraId="524A376A" w14:textId="6A762892">
      <w:pPr>
        <w:pStyle w:val="PargrafodaLista"/>
        <w:numPr>
          <w:ilvl w:val="0"/>
          <w:numId w:val="40"/>
        </w:numPr>
        <w:jc w:val="both"/>
        <w:rPr/>
      </w:pPr>
      <w:r w:rsidR="00C3791E">
        <w:rPr/>
        <w:t xml:space="preserve">O Índice de Distribuição Regional do Gasto Público (IDRGP) foi incorporado </w:t>
      </w:r>
      <w:r w:rsidR="00C81046">
        <w:rPr/>
        <w:t>à Lei do P</w:t>
      </w:r>
      <w:ins w:author="Jéssica de Souza Farjado" w:date="2023-09-26T21:31:51.742Z" w:id="1611906365">
        <w:r w:rsidR="37163891">
          <w:t xml:space="preserve">lano </w:t>
        </w:r>
      </w:ins>
      <w:r w:rsidR="00C81046">
        <w:rPr/>
        <w:t>P</w:t>
      </w:r>
      <w:ins w:author="Jéssica de Souza Farjado" w:date="2023-09-26T21:31:57.203Z" w:id="1871546410">
        <w:r w:rsidR="2B86D17C">
          <w:t>lurianual</w:t>
        </w:r>
      </w:ins>
      <w:del w:author="Jéssica de Souza Farjado" w:date="2023-09-26T21:31:56.358Z" w:id="1297949413">
        <w:r w:rsidDel="00C81046">
          <w:delText>A</w:delText>
        </w:r>
      </w:del>
      <w:ins w:author="Jéssica de Souza Farjado" w:date="2023-09-26T21:32:29.852Z" w:id="515322429">
        <w:r w:rsidR="6AA9A97C">
          <w:t xml:space="preserve"> (PPA)</w:t>
        </w:r>
      </w:ins>
      <w:r w:rsidR="00C81046">
        <w:rPr/>
        <w:t xml:space="preserve"> 2022-2025 para subsidiar a decisão de alocação territorial de novos investimentos e </w:t>
      </w:r>
      <w:r w:rsidR="00985565">
        <w:rPr/>
        <w:t xml:space="preserve">expansão de custeio, estimados, no mínimo, </w:t>
      </w:r>
      <w:r w:rsidR="0054530B">
        <w:rPr/>
        <w:t xml:space="preserve">em </w:t>
      </w:r>
      <w:r w:rsidR="00985565">
        <w:rPr/>
        <w:t>R$ 5 bilhões</w:t>
      </w:r>
      <w:r w:rsidR="0054530B">
        <w:rPr/>
        <w:t xml:space="preserve"> no quadriênio</w:t>
      </w:r>
      <w:r w:rsidR="00C91899">
        <w:rPr/>
        <w:t xml:space="preserve"> (ou R$ 1,25 bilhão ao ano).</w:t>
      </w:r>
    </w:p>
    <w:p w:rsidR="00C91899" w:rsidP="00F16873" w:rsidRDefault="00200A1C" w14:paraId="7A816663" w14:textId="54F6FF37">
      <w:pPr>
        <w:pStyle w:val="PargrafodaLista"/>
        <w:numPr>
          <w:ilvl w:val="0"/>
          <w:numId w:val="40"/>
        </w:numPr>
        <w:jc w:val="both"/>
      </w:pPr>
      <w:r>
        <w:t>Os esforços empreendidos pela Prefeitura, por meio da Secretaria da Fazenda (SF)</w:t>
      </w:r>
      <w:r w:rsidR="00ED1D14">
        <w:t>,</w:t>
      </w:r>
      <w:r w:rsidR="00B8733F">
        <w:t xml:space="preserve"> para ampliar a regionalização do gasto público, por meio utilização do detalhamento da ação (DA), durante o planejamento e </w:t>
      </w:r>
      <w:r w:rsidR="00ED1D14">
        <w:t xml:space="preserve">execução da despesa demonstram que </w:t>
      </w:r>
      <w:r w:rsidR="006940D3">
        <w:t xml:space="preserve">há </w:t>
      </w:r>
      <w:r w:rsidR="005546E2">
        <w:t xml:space="preserve">direcionamento de recursos a territórios vulneráveis. </w:t>
      </w:r>
      <w:r w:rsidR="007F6FE2">
        <w:t>No entanto, é necessário ampliar a utilização do DA</w:t>
      </w:r>
      <w:r w:rsidR="009E7841">
        <w:t>, em termos de tempo e extensão,</w:t>
      </w:r>
      <w:r w:rsidR="007F6FE2">
        <w:t xml:space="preserve"> para se afirmar seguramente que tal direcionamento é constante.</w:t>
      </w:r>
      <w:r w:rsidR="00ED1D14">
        <w:t xml:space="preserve"> </w:t>
      </w:r>
      <w:r w:rsidR="009E7841">
        <w:t xml:space="preserve">Em 2022, </w:t>
      </w:r>
      <w:r w:rsidR="00201598">
        <w:t xml:space="preserve">capturou-se </w:t>
      </w:r>
      <w:r w:rsidR="00866E4E">
        <w:t xml:space="preserve">que </w:t>
      </w:r>
      <w:r w:rsidRPr="009E7841" w:rsidR="009E7841">
        <w:t>R$ 23 bilhões foram distribuídos pelos territórios das 32 subprefeituras (32,8%</w:t>
      </w:r>
      <w:r w:rsidR="00201598">
        <w:t xml:space="preserve"> do orçamento anual</w:t>
      </w:r>
      <w:r w:rsidRPr="009E7841" w:rsidR="009E7841">
        <w:t>)</w:t>
      </w:r>
      <w:r w:rsidR="009E7841">
        <w:t>, apurando-se a cla</w:t>
      </w:r>
      <w:r w:rsidR="005F33D6">
        <w:t>ssificação do DA, no Sistema de Orçamento e Finanças (SOF).</w:t>
      </w:r>
    </w:p>
    <w:p w:rsidR="0066163A" w:rsidP="00F16873" w:rsidRDefault="0066163A" w14:paraId="3DBB71E5" w14:textId="5B0D3448">
      <w:pPr>
        <w:pStyle w:val="PargrafodaLista"/>
        <w:numPr>
          <w:ilvl w:val="0"/>
          <w:numId w:val="40"/>
        </w:numPr>
        <w:jc w:val="both"/>
      </w:pPr>
      <w:r>
        <w:t>Em 2022, a Prefeitura de São Paulo liquidou R$ 2.419.071.292,00 segundo a metodologia estabelecida para fins de monitoramento do Índice de Distribuição Regional do Gasto Público (IDRGP).</w:t>
      </w:r>
    </w:p>
    <w:p w:rsidR="005F33D6" w:rsidP="00F16873" w:rsidRDefault="00413E13" w14:paraId="3FB17C06" w14:textId="51077786">
      <w:pPr>
        <w:pStyle w:val="PargrafodaLista"/>
        <w:numPr>
          <w:ilvl w:val="0"/>
          <w:numId w:val="40"/>
        </w:numPr>
        <w:jc w:val="both"/>
        <w:rPr/>
      </w:pPr>
      <w:r w:rsidR="00413E13">
        <w:rPr/>
        <w:t>A alocação de recursos foi superior à referência estabelecida pelo IDRGP em dezessete territórios. Logo, quinze territórios não superaram o valor de referência. Capela do Socorro, Campo Limpo, Itaquera e Itaim Paulista estão entre os dez territórios prioritários para alocação de</w:t>
      </w:r>
      <w:r w:rsidR="00E775F8">
        <w:rPr/>
        <w:t xml:space="preserve"> recursos</w:t>
      </w:r>
      <w:r w:rsidR="00413E13">
        <w:rPr/>
        <w:t>.</w:t>
      </w:r>
      <w:r w:rsidR="001B52C7">
        <w:rPr/>
        <w:t xml:space="preserve"> São </w:t>
      </w:r>
      <w:ins w:author="Jéssica de Souza Farjado" w:date="2023-09-26T21:33:14.424Z" w:id="475841125">
        <w:r w:rsidR="4F608D88">
          <w:t>Mateus</w:t>
        </w:r>
      </w:ins>
      <w:r w:rsidR="001B52C7">
        <w:rPr/>
        <w:t xml:space="preserve"> foi</w:t>
      </w:r>
      <w:r w:rsidR="00E91287">
        <w:rPr/>
        <w:t xml:space="preserve"> o território onde mais se </w:t>
      </w:r>
      <w:commentRangeStart w:id="2050490198"/>
      <w:r w:rsidR="00E91287">
        <w:rPr/>
        <w:t>liquidou</w:t>
      </w:r>
      <w:commentRangeEnd w:id="2050490198"/>
      <w:r>
        <w:rPr>
          <w:rStyle w:val="CommentReference"/>
        </w:rPr>
        <w:commentReference w:id="2050490198"/>
      </w:r>
      <w:r w:rsidR="00E91287">
        <w:rPr/>
        <w:t xml:space="preserve"> recursos (R$ </w:t>
      </w:r>
      <w:r w:rsidR="00E91287">
        <w:rPr/>
        <w:t>272</w:t>
      </w:r>
      <w:r w:rsidR="00F455AB">
        <w:rPr/>
        <w:t>,6 milhões</w:t>
      </w:r>
      <w:r w:rsidR="00E91287">
        <w:rPr/>
        <w:t>)</w:t>
      </w:r>
      <w:r w:rsidR="00F455AB">
        <w:rPr/>
        <w:t>.</w:t>
      </w:r>
    </w:p>
    <w:p w:rsidR="00CF36A5" w:rsidP="00F16873" w:rsidRDefault="00801B02" w14:paraId="475A3661" w14:textId="259B1C09">
      <w:pPr>
        <w:pStyle w:val="PargrafodaLista"/>
        <w:numPr>
          <w:ilvl w:val="0"/>
          <w:numId w:val="40"/>
        </w:numPr>
        <w:jc w:val="both"/>
      </w:pPr>
      <w:r>
        <w:t>O Programa de Metas</w:t>
      </w:r>
      <w:r w:rsidR="002E1CA3">
        <w:t xml:space="preserve"> 2021-2024</w:t>
      </w:r>
      <w:r w:rsidR="00E36E86">
        <w:t>,</w:t>
      </w:r>
      <w:r>
        <w:t xml:space="preserve"> o monitoramento de obras</w:t>
      </w:r>
      <w:r w:rsidR="00E36E86">
        <w:t xml:space="preserve"> pela Secretaria de Governo</w:t>
      </w:r>
      <w:r>
        <w:t xml:space="preserve"> e o Orçamento Cidadão</w:t>
      </w:r>
      <w:r w:rsidR="00E36E86">
        <w:t xml:space="preserve"> 2022</w:t>
      </w:r>
      <w:r>
        <w:t xml:space="preserve"> são componentes do monitoramento do IDRGP</w:t>
      </w:r>
      <w:r w:rsidR="002E1CA3">
        <w:t xml:space="preserve">. Os dois primeiros respondem por 99,9% das despesas. No Programa de Metas, SEHAB lidera os investimentos com </w:t>
      </w:r>
      <w:r w:rsidR="00635FFC">
        <w:t>R$ 975, 6 milhões, ao passo que SIUR</w:t>
      </w:r>
      <w:r w:rsidR="00447D59">
        <w:t>B, lidera os investimentos nas obras monitoradas (</w:t>
      </w:r>
      <w:r w:rsidR="00AD479B">
        <w:t>R$ 985,6</w:t>
      </w:r>
      <w:r w:rsidR="00F538DB">
        <w:t xml:space="preserve"> milhões</w:t>
      </w:r>
      <w:r w:rsidR="00447D59">
        <w:t>)</w:t>
      </w:r>
      <w:r w:rsidR="00F455AB">
        <w:t>.</w:t>
      </w:r>
    </w:p>
    <w:p w:rsidR="0068316B" w:rsidP="00691DF3" w:rsidRDefault="0068316B" w14:paraId="71B4F5B7" w14:textId="77777777">
      <w:pPr>
        <w:jc w:val="both"/>
      </w:pPr>
    </w:p>
    <w:sdt>
      <w:sdtPr>
        <w:rPr>
          <w:rFonts w:asciiTheme="minorHAnsi" w:hAnsiTheme="minorHAnsi" w:eastAsiaTheme="minorHAnsi" w:cstheme="minorBidi"/>
          <w:color w:val="auto"/>
          <w:sz w:val="22"/>
          <w:szCs w:val="22"/>
          <w:lang w:eastAsia="en-US"/>
        </w:rPr>
        <w:id w:val="1936710703"/>
        <w:docPartObj>
          <w:docPartGallery w:val="Table of Contents"/>
          <w:docPartUnique/>
        </w:docPartObj>
      </w:sdtPr>
      <w:sdtContent>
        <w:p w:rsidR="00A607A6" w:rsidRDefault="00A607A6" w14:paraId="292045E8" w14:textId="19691C2C">
          <w:pPr>
            <w:pStyle w:val="CabealhodoSumrio"/>
          </w:pPr>
          <w:r>
            <w:t>Sumário</w:t>
          </w:r>
        </w:p>
        <w:p w:rsidR="00AE33D8" w:rsidRDefault="00EA708B" w14:paraId="701E525F" w14:textId="020557C7">
          <w:pPr>
            <w:pStyle w:val="Sumrio1"/>
            <w:tabs>
              <w:tab w:val="right" w:leader="dot" w:pos="9016"/>
            </w:tabs>
            <w:rPr>
              <w:rFonts w:eastAsiaTheme="minorEastAsia"/>
              <w:noProof/>
              <w:kern w:val="2"/>
              <w:lang w:eastAsia="pt-BR"/>
              <w14:ligatures w14:val="standardContextual"/>
            </w:rPr>
          </w:pPr>
          <w:r>
            <w:fldChar w:fldCharType="begin"/>
          </w:r>
          <w:r w:rsidR="00A607A6">
            <w:instrText>TOC \o "1-3" \h \z \u</w:instrText>
          </w:r>
          <w:r>
            <w:fldChar w:fldCharType="separate"/>
          </w:r>
          <w:hyperlink w:history="1" w:anchor="_Toc146536349">
            <w:r w:rsidRPr="00CE583E" w:rsidR="00AE33D8">
              <w:rPr>
                <w:rStyle w:val="Hyperlink"/>
                <w:noProof/>
              </w:rPr>
              <w:t>Resumo Executivo</w:t>
            </w:r>
            <w:r w:rsidR="00AE33D8">
              <w:rPr>
                <w:noProof/>
                <w:webHidden/>
              </w:rPr>
              <w:tab/>
            </w:r>
            <w:r w:rsidR="00AE33D8">
              <w:rPr>
                <w:noProof/>
                <w:webHidden/>
              </w:rPr>
              <w:fldChar w:fldCharType="begin"/>
            </w:r>
            <w:r w:rsidR="00AE33D8">
              <w:rPr>
                <w:noProof/>
                <w:webHidden/>
              </w:rPr>
              <w:instrText xml:space="preserve"> PAGEREF _Toc146536349 \h </w:instrText>
            </w:r>
            <w:r w:rsidR="00AE33D8">
              <w:rPr>
                <w:noProof/>
                <w:webHidden/>
              </w:rPr>
            </w:r>
            <w:r w:rsidR="00AE33D8">
              <w:rPr>
                <w:noProof/>
                <w:webHidden/>
              </w:rPr>
              <w:fldChar w:fldCharType="separate"/>
            </w:r>
            <w:r w:rsidR="00AE33D8">
              <w:rPr>
                <w:noProof/>
                <w:webHidden/>
              </w:rPr>
              <w:t>1</w:t>
            </w:r>
            <w:r w:rsidR="00AE33D8">
              <w:rPr>
                <w:noProof/>
                <w:webHidden/>
              </w:rPr>
              <w:fldChar w:fldCharType="end"/>
            </w:r>
          </w:hyperlink>
        </w:p>
        <w:p w:rsidR="00AE33D8" w:rsidRDefault="00AE33D8" w14:paraId="564AEB5D" w14:textId="22CF9683">
          <w:pPr>
            <w:pStyle w:val="Sumrio1"/>
            <w:tabs>
              <w:tab w:val="right" w:leader="dot" w:pos="9016"/>
            </w:tabs>
            <w:rPr>
              <w:rFonts w:eastAsiaTheme="minorEastAsia"/>
              <w:noProof/>
              <w:kern w:val="2"/>
              <w:lang w:eastAsia="pt-BR"/>
              <w14:ligatures w14:val="standardContextual"/>
            </w:rPr>
          </w:pPr>
          <w:hyperlink w:history="1" w:anchor="_Toc146536350">
            <w:r w:rsidRPr="00CE583E">
              <w:rPr>
                <w:rStyle w:val="Hyperlink"/>
                <w:noProof/>
              </w:rPr>
              <w:t>Introdução</w:t>
            </w:r>
            <w:r>
              <w:rPr>
                <w:noProof/>
                <w:webHidden/>
              </w:rPr>
              <w:tab/>
            </w:r>
            <w:r>
              <w:rPr>
                <w:noProof/>
                <w:webHidden/>
              </w:rPr>
              <w:fldChar w:fldCharType="begin"/>
            </w:r>
            <w:r>
              <w:rPr>
                <w:noProof/>
                <w:webHidden/>
              </w:rPr>
              <w:instrText xml:space="preserve"> PAGEREF _Toc146536350 \h </w:instrText>
            </w:r>
            <w:r>
              <w:rPr>
                <w:noProof/>
                <w:webHidden/>
              </w:rPr>
            </w:r>
            <w:r>
              <w:rPr>
                <w:noProof/>
                <w:webHidden/>
              </w:rPr>
              <w:fldChar w:fldCharType="separate"/>
            </w:r>
            <w:r>
              <w:rPr>
                <w:noProof/>
                <w:webHidden/>
              </w:rPr>
              <w:t>1</w:t>
            </w:r>
            <w:r>
              <w:rPr>
                <w:noProof/>
                <w:webHidden/>
              </w:rPr>
              <w:fldChar w:fldCharType="end"/>
            </w:r>
          </w:hyperlink>
        </w:p>
        <w:p w:rsidR="00AE33D8" w:rsidRDefault="00AE33D8" w14:paraId="13343B82" w14:textId="6FEE8B2E">
          <w:pPr>
            <w:pStyle w:val="Sumrio1"/>
            <w:tabs>
              <w:tab w:val="left" w:pos="440"/>
              <w:tab w:val="right" w:leader="dot" w:pos="9016"/>
            </w:tabs>
            <w:rPr>
              <w:rFonts w:eastAsiaTheme="minorEastAsia"/>
              <w:noProof/>
              <w:kern w:val="2"/>
              <w:lang w:eastAsia="pt-BR"/>
              <w14:ligatures w14:val="standardContextual"/>
            </w:rPr>
          </w:pPr>
          <w:hyperlink w:history="1" w:anchor="_Toc146536351">
            <w:r w:rsidRPr="00CE583E">
              <w:rPr>
                <w:rStyle w:val="Hyperlink"/>
                <w:noProof/>
              </w:rPr>
              <w:t>1.</w:t>
            </w:r>
            <w:r>
              <w:rPr>
                <w:rFonts w:eastAsiaTheme="minorEastAsia"/>
                <w:noProof/>
                <w:kern w:val="2"/>
                <w:lang w:eastAsia="pt-BR"/>
                <w14:ligatures w14:val="standardContextual"/>
              </w:rPr>
              <w:tab/>
            </w:r>
            <w:r w:rsidRPr="00CE583E">
              <w:rPr>
                <w:rStyle w:val="Hyperlink"/>
                <w:noProof/>
              </w:rPr>
              <w:t>O reconhecimento das desigualdades socioterritoriais</w:t>
            </w:r>
            <w:r>
              <w:rPr>
                <w:noProof/>
                <w:webHidden/>
              </w:rPr>
              <w:tab/>
            </w:r>
            <w:r>
              <w:rPr>
                <w:noProof/>
                <w:webHidden/>
              </w:rPr>
              <w:fldChar w:fldCharType="begin"/>
            </w:r>
            <w:r>
              <w:rPr>
                <w:noProof/>
                <w:webHidden/>
              </w:rPr>
              <w:instrText xml:space="preserve"> PAGEREF _Toc146536351 \h </w:instrText>
            </w:r>
            <w:r>
              <w:rPr>
                <w:noProof/>
                <w:webHidden/>
              </w:rPr>
            </w:r>
            <w:r>
              <w:rPr>
                <w:noProof/>
                <w:webHidden/>
              </w:rPr>
              <w:fldChar w:fldCharType="separate"/>
            </w:r>
            <w:r>
              <w:rPr>
                <w:noProof/>
                <w:webHidden/>
              </w:rPr>
              <w:t>2</w:t>
            </w:r>
            <w:r>
              <w:rPr>
                <w:noProof/>
                <w:webHidden/>
              </w:rPr>
              <w:fldChar w:fldCharType="end"/>
            </w:r>
          </w:hyperlink>
        </w:p>
        <w:p w:rsidR="00AE33D8" w:rsidRDefault="00AE33D8" w14:paraId="55DBB335" w14:textId="1CF39131">
          <w:pPr>
            <w:pStyle w:val="Sumrio1"/>
            <w:tabs>
              <w:tab w:val="left" w:pos="440"/>
              <w:tab w:val="right" w:leader="dot" w:pos="9016"/>
            </w:tabs>
            <w:rPr>
              <w:rFonts w:eastAsiaTheme="minorEastAsia"/>
              <w:noProof/>
              <w:kern w:val="2"/>
              <w:lang w:eastAsia="pt-BR"/>
              <w14:ligatures w14:val="standardContextual"/>
            </w:rPr>
          </w:pPr>
          <w:hyperlink w:history="1" w:anchor="_Toc146536352">
            <w:r w:rsidRPr="00CE583E">
              <w:rPr>
                <w:rStyle w:val="Hyperlink"/>
                <w:noProof/>
              </w:rPr>
              <w:t>2.</w:t>
            </w:r>
            <w:r>
              <w:rPr>
                <w:rFonts w:eastAsiaTheme="minorEastAsia"/>
                <w:noProof/>
                <w:kern w:val="2"/>
                <w:lang w:eastAsia="pt-BR"/>
                <w14:ligatures w14:val="standardContextual"/>
              </w:rPr>
              <w:tab/>
            </w:r>
            <w:r w:rsidRPr="00CE583E">
              <w:rPr>
                <w:rStyle w:val="Hyperlink"/>
                <w:noProof/>
              </w:rPr>
              <w:t>O reconhecimento dos diferentes esforços para regionalizar o gasto público</w:t>
            </w:r>
            <w:r>
              <w:rPr>
                <w:noProof/>
                <w:webHidden/>
              </w:rPr>
              <w:tab/>
            </w:r>
            <w:r>
              <w:rPr>
                <w:noProof/>
                <w:webHidden/>
              </w:rPr>
              <w:fldChar w:fldCharType="begin"/>
            </w:r>
            <w:r>
              <w:rPr>
                <w:noProof/>
                <w:webHidden/>
              </w:rPr>
              <w:instrText xml:space="preserve"> PAGEREF _Toc146536352 \h </w:instrText>
            </w:r>
            <w:r>
              <w:rPr>
                <w:noProof/>
                <w:webHidden/>
              </w:rPr>
            </w:r>
            <w:r>
              <w:rPr>
                <w:noProof/>
                <w:webHidden/>
              </w:rPr>
              <w:fldChar w:fldCharType="separate"/>
            </w:r>
            <w:r>
              <w:rPr>
                <w:noProof/>
                <w:webHidden/>
              </w:rPr>
              <w:t>6</w:t>
            </w:r>
            <w:r>
              <w:rPr>
                <w:noProof/>
                <w:webHidden/>
              </w:rPr>
              <w:fldChar w:fldCharType="end"/>
            </w:r>
          </w:hyperlink>
        </w:p>
        <w:p w:rsidR="00AE33D8" w:rsidRDefault="00AE33D8" w14:paraId="6876CEF2" w14:textId="6B36412F">
          <w:pPr>
            <w:pStyle w:val="Sumrio1"/>
            <w:tabs>
              <w:tab w:val="left" w:pos="440"/>
              <w:tab w:val="right" w:leader="dot" w:pos="9016"/>
            </w:tabs>
            <w:rPr>
              <w:rFonts w:eastAsiaTheme="minorEastAsia"/>
              <w:noProof/>
              <w:kern w:val="2"/>
              <w:lang w:eastAsia="pt-BR"/>
              <w14:ligatures w14:val="standardContextual"/>
            </w:rPr>
          </w:pPr>
          <w:hyperlink w:history="1" w:anchor="_Toc146536353">
            <w:r w:rsidRPr="00CE583E">
              <w:rPr>
                <w:rStyle w:val="Hyperlink"/>
                <w:noProof/>
              </w:rPr>
              <w:t>3.</w:t>
            </w:r>
            <w:r>
              <w:rPr>
                <w:rFonts w:eastAsiaTheme="minorEastAsia"/>
                <w:noProof/>
                <w:kern w:val="2"/>
                <w:lang w:eastAsia="pt-BR"/>
                <w14:ligatures w14:val="standardContextual"/>
              </w:rPr>
              <w:tab/>
            </w:r>
            <w:r w:rsidRPr="00CE583E">
              <w:rPr>
                <w:rStyle w:val="Hyperlink"/>
                <w:noProof/>
              </w:rPr>
              <w:t>O Índice de Distribuição Regional do Gasto Público (IDRGP)</w:t>
            </w:r>
            <w:r>
              <w:rPr>
                <w:noProof/>
                <w:webHidden/>
              </w:rPr>
              <w:tab/>
            </w:r>
            <w:r>
              <w:rPr>
                <w:noProof/>
                <w:webHidden/>
              </w:rPr>
              <w:fldChar w:fldCharType="begin"/>
            </w:r>
            <w:r>
              <w:rPr>
                <w:noProof/>
                <w:webHidden/>
              </w:rPr>
              <w:instrText xml:space="preserve"> PAGEREF _Toc146536353 \h </w:instrText>
            </w:r>
            <w:r>
              <w:rPr>
                <w:noProof/>
                <w:webHidden/>
              </w:rPr>
            </w:r>
            <w:r>
              <w:rPr>
                <w:noProof/>
                <w:webHidden/>
              </w:rPr>
              <w:fldChar w:fldCharType="separate"/>
            </w:r>
            <w:r>
              <w:rPr>
                <w:noProof/>
                <w:webHidden/>
              </w:rPr>
              <w:t>9</w:t>
            </w:r>
            <w:r>
              <w:rPr>
                <w:noProof/>
                <w:webHidden/>
              </w:rPr>
              <w:fldChar w:fldCharType="end"/>
            </w:r>
          </w:hyperlink>
        </w:p>
        <w:p w:rsidR="00AE33D8" w:rsidRDefault="00AE33D8" w14:paraId="30EDF9D3" w14:textId="3BC83263">
          <w:pPr>
            <w:pStyle w:val="Sumrio1"/>
            <w:tabs>
              <w:tab w:val="left" w:pos="440"/>
              <w:tab w:val="right" w:leader="dot" w:pos="9016"/>
            </w:tabs>
            <w:rPr>
              <w:rFonts w:eastAsiaTheme="minorEastAsia"/>
              <w:noProof/>
              <w:kern w:val="2"/>
              <w:lang w:eastAsia="pt-BR"/>
              <w14:ligatures w14:val="standardContextual"/>
            </w:rPr>
          </w:pPr>
          <w:hyperlink w:history="1" w:anchor="_Toc146536354">
            <w:r w:rsidRPr="00CE583E">
              <w:rPr>
                <w:rStyle w:val="Hyperlink"/>
                <w:noProof/>
              </w:rPr>
              <w:t>4.</w:t>
            </w:r>
            <w:r>
              <w:rPr>
                <w:rFonts w:eastAsiaTheme="minorEastAsia"/>
                <w:noProof/>
                <w:kern w:val="2"/>
                <w:lang w:eastAsia="pt-BR"/>
                <w14:ligatures w14:val="standardContextual"/>
              </w:rPr>
              <w:tab/>
            </w:r>
            <w:r w:rsidRPr="00CE583E">
              <w:rPr>
                <w:rStyle w:val="Hyperlink"/>
                <w:noProof/>
              </w:rPr>
              <w:t>Resultados de 2022</w:t>
            </w:r>
            <w:r>
              <w:rPr>
                <w:noProof/>
                <w:webHidden/>
              </w:rPr>
              <w:tab/>
            </w:r>
            <w:r>
              <w:rPr>
                <w:noProof/>
                <w:webHidden/>
              </w:rPr>
              <w:fldChar w:fldCharType="begin"/>
            </w:r>
            <w:r>
              <w:rPr>
                <w:noProof/>
                <w:webHidden/>
              </w:rPr>
              <w:instrText xml:space="preserve"> PAGEREF _Toc146536354 \h </w:instrText>
            </w:r>
            <w:r>
              <w:rPr>
                <w:noProof/>
                <w:webHidden/>
              </w:rPr>
            </w:r>
            <w:r>
              <w:rPr>
                <w:noProof/>
                <w:webHidden/>
              </w:rPr>
              <w:fldChar w:fldCharType="separate"/>
            </w:r>
            <w:r>
              <w:rPr>
                <w:noProof/>
                <w:webHidden/>
              </w:rPr>
              <w:t>11</w:t>
            </w:r>
            <w:r>
              <w:rPr>
                <w:noProof/>
                <w:webHidden/>
              </w:rPr>
              <w:fldChar w:fldCharType="end"/>
            </w:r>
          </w:hyperlink>
        </w:p>
        <w:p w:rsidR="00AE33D8" w:rsidRDefault="00AE33D8" w14:paraId="3495DA50" w14:textId="2FC50E64">
          <w:pPr>
            <w:pStyle w:val="Sumrio1"/>
            <w:tabs>
              <w:tab w:val="left" w:pos="440"/>
              <w:tab w:val="right" w:leader="dot" w:pos="9016"/>
            </w:tabs>
            <w:rPr>
              <w:rFonts w:eastAsiaTheme="minorEastAsia"/>
              <w:noProof/>
              <w:kern w:val="2"/>
              <w:lang w:eastAsia="pt-BR"/>
              <w14:ligatures w14:val="standardContextual"/>
            </w:rPr>
          </w:pPr>
          <w:hyperlink w:history="1" w:anchor="_Toc146536355">
            <w:r w:rsidRPr="00CE583E">
              <w:rPr>
                <w:rStyle w:val="Hyperlink"/>
                <w:noProof/>
              </w:rPr>
              <w:t>5.</w:t>
            </w:r>
            <w:r>
              <w:rPr>
                <w:rFonts w:eastAsiaTheme="minorEastAsia"/>
                <w:noProof/>
                <w:kern w:val="2"/>
                <w:lang w:eastAsia="pt-BR"/>
                <w14:ligatures w14:val="standardContextual"/>
              </w:rPr>
              <w:tab/>
            </w:r>
            <w:r w:rsidRPr="00CE583E">
              <w:rPr>
                <w:rStyle w:val="Hyperlink"/>
                <w:noProof/>
              </w:rPr>
              <w:t>Desafios e perspectivas</w:t>
            </w:r>
            <w:r>
              <w:rPr>
                <w:noProof/>
                <w:webHidden/>
              </w:rPr>
              <w:tab/>
            </w:r>
            <w:r>
              <w:rPr>
                <w:noProof/>
                <w:webHidden/>
              </w:rPr>
              <w:fldChar w:fldCharType="begin"/>
            </w:r>
            <w:r>
              <w:rPr>
                <w:noProof/>
                <w:webHidden/>
              </w:rPr>
              <w:instrText xml:space="preserve"> PAGEREF _Toc146536355 \h </w:instrText>
            </w:r>
            <w:r>
              <w:rPr>
                <w:noProof/>
                <w:webHidden/>
              </w:rPr>
            </w:r>
            <w:r>
              <w:rPr>
                <w:noProof/>
                <w:webHidden/>
              </w:rPr>
              <w:fldChar w:fldCharType="separate"/>
            </w:r>
            <w:r>
              <w:rPr>
                <w:noProof/>
                <w:webHidden/>
              </w:rPr>
              <w:t>23</w:t>
            </w:r>
            <w:r>
              <w:rPr>
                <w:noProof/>
                <w:webHidden/>
              </w:rPr>
              <w:fldChar w:fldCharType="end"/>
            </w:r>
          </w:hyperlink>
        </w:p>
        <w:p w:rsidR="00AE33D8" w:rsidRDefault="00AE33D8" w14:paraId="73E4ED8D" w14:textId="5464387E">
          <w:pPr>
            <w:pStyle w:val="Sumrio1"/>
            <w:tabs>
              <w:tab w:val="right" w:leader="dot" w:pos="9016"/>
            </w:tabs>
            <w:rPr>
              <w:rFonts w:eastAsiaTheme="minorEastAsia"/>
              <w:noProof/>
              <w:kern w:val="2"/>
              <w:lang w:eastAsia="pt-BR"/>
              <w14:ligatures w14:val="standardContextual"/>
            </w:rPr>
          </w:pPr>
          <w:hyperlink w:history="1" w:anchor="_Toc146536356">
            <w:r w:rsidRPr="00CE583E">
              <w:rPr>
                <w:rStyle w:val="Hyperlink"/>
                <w:noProof/>
              </w:rPr>
              <w:t>Bibliografia</w:t>
            </w:r>
            <w:r>
              <w:rPr>
                <w:noProof/>
                <w:webHidden/>
              </w:rPr>
              <w:tab/>
            </w:r>
            <w:r>
              <w:rPr>
                <w:noProof/>
                <w:webHidden/>
              </w:rPr>
              <w:fldChar w:fldCharType="begin"/>
            </w:r>
            <w:r>
              <w:rPr>
                <w:noProof/>
                <w:webHidden/>
              </w:rPr>
              <w:instrText xml:space="preserve"> PAGEREF _Toc146536356 \h </w:instrText>
            </w:r>
            <w:r>
              <w:rPr>
                <w:noProof/>
                <w:webHidden/>
              </w:rPr>
            </w:r>
            <w:r>
              <w:rPr>
                <w:noProof/>
                <w:webHidden/>
              </w:rPr>
              <w:fldChar w:fldCharType="separate"/>
            </w:r>
            <w:r>
              <w:rPr>
                <w:noProof/>
                <w:webHidden/>
              </w:rPr>
              <w:t>24</w:t>
            </w:r>
            <w:r>
              <w:rPr>
                <w:noProof/>
                <w:webHidden/>
              </w:rPr>
              <w:fldChar w:fldCharType="end"/>
            </w:r>
          </w:hyperlink>
        </w:p>
        <w:p w:rsidR="00AE33D8" w:rsidRDefault="00AE33D8" w14:paraId="307A26CC" w14:textId="06E60165">
          <w:pPr>
            <w:pStyle w:val="Sumrio1"/>
            <w:tabs>
              <w:tab w:val="right" w:leader="dot" w:pos="9016"/>
            </w:tabs>
            <w:rPr>
              <w:rFonts w:eastAsiaTheme="minorEastAsia"/>
              <w:noProof/>
              <w:kern w:val="2"/>
              <w:lang w:eastAsia="pt-BR"/>
              <w14:ligatures w14:val="standardContextual"/>
            </w:rPr>
          </w:pPr>
          <w:hyperlink w:history="1" w:anchor="_Toc146536357">
            <w:r w:rsidRPr="00CE583E">
              <w:rPr>
                <w:rStyle w:val="Hyperlink"/>
                <w:rFonts w:cstheme="minorHAnsi"/>
                <w:noProof/>
              </w:rPr>
              <w:t>ANEXO 1: NOTA TÉCNICA - ÍNDICE DE DISTRIBUIÇÃO REGIONAL DO GASTO PÚBLICO: CONSIDERAÇÕES PARA A SELEÇÃO DE DESPESAS PÚBLICAS</w:t>
            </w:r>
            <w:r>
              <w:rPr>
                <w:noProof/>
                <w:webHidden/>
              </w:rPr>
              <w:tab/>
            </w:r>
            <w:r>
              <w:rPr>
                <w:noProof/>
                <w:webHidden/>
              </w:rPr>
              <w:fldChar w:fldCharType="begin"/>
            </w:r>
            <w:r>
              <w:rPr>
                <w:noProof/>
                <w:webHidden/>
              </w:rPr>
              <w:instrText xml:space="preserve"> PAGEREF _Toc146536357 \h </w:instrText>
            </w:r>
            <w:r>
              <w:rPr>
                <w:noProof/>
                <w:webHidden/>
              </w:rPr>
            </w:r>
            <w:r>
              <w:rPr>
                <w:noProof/>
                <w:webHidden/>
              </w:rPr>
              <w:fldChar w:fldCharType="separate"/>
            </w:r>
            <w:r>
              <w:rPr>
                <w:noProof/>
                <w:webHidden/>
              </w:rPr>
              <w:t>25</w:t>
            </w:r>
            <w:r>
              <w:rPr>
                <w:noProof/>
                <w:webHidden/>
              </w:rPr>
              <w:fldChar w:fldCharType="end"/>
            </w:r>
          </w:hyperlink>
        </w:p>
        <w:p w:rsidR="00AE33D8" w:rsidRDefault="00AE33D8" w14:paraId="592F1B3A" w14:textId="5956DDD8">
          <w:pPr>
            <w:pStyle w:val="Sumrio1"/>
            <w:tabs>
              <w:tab w:val="right" w:leader="dot" w:pos="9016"/>
            </w:tabs>
            <w:rPr>
              <w:rFonts w:eastAsiaTheme="minorEastAsia"/>
              <w:noProof/>
              <w:kern w:val="2"/>
              <w:lang w:eastAsia="pt-BR"/>
              <w14:ligatures w14:val="standardContextual"/>
            </w:rPr>
          </w:pPr>
          <w:hyperlink w:history="1" w:anchor="_Toc146536358">
            <w:r w:rsidRPr="00CE583E">
              <w:rPr>
                <w:rStyle w:val="Hyperlink"/>
                <w:rFonts w:cstheme="minorHAnsi"/>
                <w:noProof/>
              </w:rPr>
              <w:t>ANEXO 2: NOTA TÉCNICA - ÍNDICE DE DISTRIBUIÇÃO REGIONAL DO GASTO PÚBLICO: CONSIDERAÇÕES PARA O MONITORAMENTO</w:t>
            </w:r>
            <w:r>
              <w:rPr>
                <w:noProof/>
                <w:webHidden/>
              </w:rPr>
              <w:tab/>
            </w:r>
            <w:r>
              <w:rPr>
                <w:noProof/>
                <w:webHidden/>
              </w:rPr>
              <w:fldChar w:fldCharType="begin"/>
            </w:r>
            <w:r>
              <w:rPr>
                <w:noProof/>
                <w:webHidden/>
              </w:rPr>
              <w:instrText xml:space="preserve"> PAGEREF _Toc146536358 \h </w:instrText>
            </w:r>
            <w:r>
              <w:rPr>
                <w:noProof/>
                <w:webHidden/>
              </w:rPr>
            </w:r>
            <w:r>
              <w:rPr>
                <w:noProof/>
                <w:webHidden/>
              </w:rPr>
              <w:fldChar w:fldCharType="separate"/>
            </w:r>
            <w:r>
              <w:rPr>
                <w:noProof/>
                <w:webHidden/>
              </w:rPr>
              <w:t>40</w:t>
            </w:r>
            <w:r>
              <w:rPr>
                <w:noProof/>
                <w:webHidden/>
              </w:rPr>
              <w:fldChar w:fldCharType="end"/>
            </w:r>
          </w:hyperlink>
        </w:p>
        <w:p w:rsidR="00EF0BF3" w:rsidP="0263577E" w:rsidRDefault="00EA708B" w14:paraId="55F0ACF2" w14:textId="7F3465F8">
          <w:pPr>
            <w:pStyle w:val="Sumrio1"/>
            <w:tabs>
              <w:tab w:val="right" w:leader="dot" w:pos="9015"/>
            </w:tabs>
            <w:rPr>
              <w:rStyle w:val="Hyperlink"/>
              <w:noProof/>
              <w:kern w:val="2"/>
              <w:lang w:eastAsia="pt-BR"/>
              <w14:ligatures w14:val="standardContextual"/>
            </w:rPr>
          </w:pPr>
          <w:r>
            <w:lastRenderedPageBreak/>
            <w:fldChar w:fldCharType="end"/>
          </w:r>
        </w:p>
      </w:sdtContent>
    </w:sdt>
    <w:p w:rsidR="00A607A6" w:rsidRDefault="00A607A6" w14:paraId="56268D07" w14:textId="0D279F73"/>
    <w:p w:rsidR="0068316B" w:rsidP="00691DF3" w:rsidRDefault="0068316B" w14:paraId="2415C16C" w14:textId="77777777">
      <w:pPr>
        <w:jc w:val="both"/>
      </w:pPr>
    </w:p>
    <w:p w:rsidR="0068316B" w:rsidP="00691DF3" w:rsidRDefault="0068316B" w14:paraId="26D42077" w14:textId="77777777">
      <w:pPr>
        <w:jc w:val="both"/>
      </w:pPr>
    </w:p>
    <w:p w:rsidR="008B46C0" w:rsidP="00691DF3" w:rsidRDefault="008B46C0" w14:paraId="188B2E37" w14:textId="77777777">
      <w:pPr>
        <w:jc w:val="both"/>
      </w:pPr>
    </w:p>
    <w:p w:rsidR="00DB7A1C" w:rsidP="0068316B" w:rsidRDefault="42F535B5" w14:paraId="1E207724" w14:textId="4B2654AC">
      <w:pPr>
        <w:pStyle w:val="Ttulo1"/>
      </w:pPr>
      <w:bookmarkStart w:name="_Toc146536350" w:id="1"/>
      <w:r>
        <w:t>Introdução</w:t>
      </w:r>
      <w:bookmarkEnd w:id="1"/>
    </w:p>
    <w:p w:rsidR="005376FA" w:rsidP="00691DF3" w:rsidRDefault="005376FA" w14:paraId="12159FA1" w14:textId="77777777">
      <w:pPr>
        <w:jc w:val="both"/>
      </w:pPr>
    </w:p>
    <w:p w:rsidR="00691DF3" w:rsidP="00691DF3" w:rsidRDefault="00691DF3" w14:paraId="1C286FC0" w14:textId="39AF587F">
      <w:pPr>
        <w:jc w:val="both"/>
      </w:pPr>
      <w:r w:rsidR="00691DF3">
        <w:rPr/>
        <w:t xml:space="preserve">O presente relatório tem como objetivo apresentar </w:t>
      </w:r>
      <w:r w:rsidR="00BF2DA9">
        <w:rPr/>
        <w:t>os resultados para o Índice de Distribuição Regional do Gasto Público</w:t>
      </w:r>
      <w:r w:rsidR="5EB65908">
        <w:rPr/>
        <w:t xml:space="preserve"> (IDRGP)</w:t>
      </w:r>
      <w:r w:rsidR="00BF2DA9">
        <w:rPr/>
        <w:t>, instituído pela Lei nº 17.729 de 28 de dezembro de 2021 (PPA 2022-2025)</w:t>
      </w:r>
      <w:r w:rsidR="0022105F">
        <w:rPr/>
        <w:t>, referentes ao exercício de 2022.</w:t>
      </w:r>
      <w:r w:rsidR="00933689">
        <w:rPr/>
        <w:t xml:space="preserve"> O documento divide-se em </w:t>
      </w:r>
      <w:r w:rsidR="00EF0BF3">
        <w:rPr/>
        <w:t>cinco</w:t>
      </w:r>
      <w:r w:rsidR="00933689">
        <w:rPr/>
        <w:t xml:space="preserve"> seções: a seção seguinte a esta introdução </w:t>
      </w:r>
      <w:r w:rsidR="00FF4A28">
        <w:rPr/>
        <w:t xml:space="preserve">objetiva colocar as desigualdades </w:t>
      </w:r>
      <w:r w:rsidR="00FC1FE5">
        <w:rPr/>
        <w:t xml:space="preserve">socioespaciais como um problema público e, portanto, objeto de intervenção da </w:t>
      </w:r>
      <w:r w:rsidR="00B81E7D">
        <w:rPr/>
        <w:t>administração</w:t>
      </w:r>
      <w:r w:rsidR="00FC1FE5">
        <w:rPr/>
        <w:t xml:space="preserve"> pública municipal. </w:t>
      </w:r>
      <w:r w:rsidR="00B81E7D">
        <w:rPr/>
        <w:t xml:space="preserve">Em seguida, apresentam-se os avanços de regionalização do orçamento e </w:t>
      </w:r>
      <w:r w:rsidR="00D2298F">
        <w:rPr/>
        <w:t>as diferenças entre o IDRGP e outras manei</w:t>
      </w:r>
      <w:r w:rsidR="6D21D913">
        <w:rPr/>
        <w:t>r</w:t>
      </w:r>
      <w:r w:rsidR="00D2298F">
        <w:rPr/>
        <w:t xml:space="preserve">as de compreender a regionalização do </w:t>
      </w:r>
      <w:r w:rsidR="5F5DBDE8">
        <w:rPr/>
        <w:t>gasto público</w:t>
      </w:r>
      <w:r w:rsidR="00D2298F">
        <w:rPr/>
        <w:t xml:space="preserve">, como </w:t>
      </w:r>
      <w:r w:rsidR="2DEE55EA">
        <w:rPr/>
        <w:t>o esforço empreendido pela Secretaria da Fazenda com o aprimoramento do</w:t>
      </w:r>
      <w:r w:rsidR="00D2298F">
        <w:rPr/>
        <w:t xml:space="preserve"> Detalhamento da Ação</w:t>
      </w:r>
      <w:r w:rsidR="001C3F9D">
        <w:rPr/>
        <w:t>, por exemplo</w:t>
      </w:r>
      <w:r w:rsidR="00A175B8">
        <w:rPr/>
        <w:t xml:space="preserve">. Na terceira seção, </w:t>
      </w:r>
      <w:r w:rsidR="007E3710">
        <w:rPr/>
        <w:t xml:space="preserve">são apresentadas, sucintamente, as metodologias de </w:t>
      </w:r>
      <w:r w:rsidR="00704AA8">
        <w:rPr/>
        <w:t>definição de despesas passíveis de monitoramento para o IDRGP, bem como a metodologia de monitoramento propriamente ditas. Os resultados de 2022 são apresentados na quarta seção</w:t>
      </w:r>
      <w:r w:rsidR="29613F60">
        <w:rPr/>
        <w:t>,</w:t>
      </w:r>
      <w:r w:rsidR="008B46C0">
        <w:rPr/>
        <w:t xml:space="preserve"> e a seção final dedica-se a discutir os resultados e ponderar sobre possibilidades e desafios futuros.</w:t>
      </w:r>
    </w:p>
    <w:p w:rsidR="008B46C0" w:rsidP="00691DF3" w:rsidRDefault="008B46C0" w14:paraId="261D3FD3" w14:textId="77777777">
      <w:pPr>
        <w:jc w:val="both"/>
      </w:pPr>
    </w:p>
    <w:p w:rsidR="42F535B5" w:rsidP="00EF0BF3" w:rsidRDefault="42F535B5" w14:paraId="5BA4B88C" w14:textId="63C6912E">
      <w:pPr>
        <w:pStyle w:val="Ttulo1"/>
        <w:numPr>
          <w:ilvl w:val="0"/>
          <w:numId w:val="26"/>
        </w:numPr>
      </w:pPr>
      <w:bookmarkStart w:name="_Toc146536351" w:id="2"/>
      <w:r>
        <w:t>O reconhecimento das desigualdades s</w:t>
      </w:r>
      <w:r w:rsidR="00F4513E">
        <w:t>o</w:t>
      </w:r>
      <w:r>
        <w:t>cioterritoriais</w:t>
      </w:r>
      <w:bookmarkEnd w:id="2"/>
    </w:p>
    <w:p w:rsidR="005376FA" w:rsidP="00476646" w:rsidRDefault="005376FA" w14:paraId="3A80650C" w14:textId="77777777">
      <w:pPr>
        <w:ind w:firstLine="709"/>
        <w:jc w:val="both"/>
      </w:pPr>
    </w:p>
    <w:p w:rsidR="38403B7C" w:rsidP="00476646" w:rsidRDefault="0B85FEF0" w14:paraId="14A43F5D" w14:textId="62999F47">
      <w:pPr>
        <w:ind w:firstLine="709"/>
        <w:jc w:val="both"/>
        <w:rPr>
          <w:rFonts w:ascii="Calibri" w:hAnsi="Calibri" w:eastAsia="Calibri" w:cs="Calibri"/>
        </w:rPr>
      </w:pPr>
      <w:r>
        <w:t>O processo de urbanização</w:t>
      </w:r>
      <w:r w:rsidR="3BBDEE0D">
        <w:t xml:space="preserve"> da cidade de São Paulo – bem como</w:t>
      </w:r>
      <w:r w:rsidR="4F36523B">
        <w:t xml:space="preserve"> a</w:t>
      </w:r>
      <w:r w:rsidR="3BBDEE0D">
        <w:t xml:space="preserve"> de outras metrópoles</w:t>
      </w:r>
      <w:r w:rsidR="3CDFDC77">
        <w:t xml:space="preserve"> de países emergentes, em especial os latino-amer</w:t>
      </w:r>
      <w:r w:rsidR="3BBDEE0D">
        <w:t>ica</w:t>
      </w:r>
      <w:r w:rsidR="18CC5DAF">
        <w:t>n</w:t>
      </w:r>
      <w:r w:rsidR="52723ACC">
        <w:t>o</w:t>
      </w:r>
      <w:r w:rsidR="18CC5DAF">
        <w:t>s</w:t>
      </w:r>
      <w:r w:rsidR="37D78147">
        <w:t xml:space="preserve"> – </w:t>
      </w:r>
      <w:r w:rsidR="05B31511">
        <w:t>tem sido</w:t>
      </w:r>
      <w:r w:rsidR="112014BD">
        <w:t xml:space="preserve"> marcad</w:t>
      </w:r>
      <w:r w:rsidR="4B0B0236">
        <w:t>o</w:t>
      </w:r>
      <w:r w:rsidR="112014BD">
        <w:t xml:space="preserve"> pela desiguald</w:t>
      </w:r>
      <w:r w:rsidR="44A46BD2">
        <w:t>a</w:t>
      </w:r>
      <w:r w:rsidR="36E98315">
        <w:t>d</w:t>
      </w:r>
      <w:r w:rsidR="44A46BD2">
        <w:t>e social</w:t>
      </w:r>
      <w:r w:rsidR="36D1597B">
        <w:t xml:space="preserve">. Muitos estudiosos </w:t>
      </w:r>
      <w:r w:rsidR="7C0C32CA">
        <w:t>buscaram explorar sua</w:t>
      </w:r>
      <w:r w:rsidRPr="27BB5D9D" w:rsidR="7C0C32CA">
        <w:rPr>
          <w:rFonts w:ascii="Calibri" w:hAnsi="Calibri" w:eastAsia="Calibri" w:cs="Calibri"/>
        </w:rPr>
        <w:t xml:space="preserve"> complexidade e suas causas subjacentes. </w:t>
      </w:r>
      <w:r w:rsidRPr="27BB5D9D" w:rsidR="36BEE02E">
        <w:rPr>
          <w:rFonts w:ascii="Calibri" w:hAnsi="Calibri" w:eastAsia="Calibri" w:cs="Calibri"/>
        </w:rPr>
        <w:t>Em paralelo</w:t>
      </w:r>
      <w:r w:rsidRPr="27BB5D9D" w:rsidR="7C0C32CA">
        <w:rPr>
          <w:rFonts w:ascii="Calibri" w:hAnsi="Calibri" w:eastAsia="Calibri" w:cs="Calibri"/>
        </w:rPr>
        <w:t xml:space="preserve">, muitos governos, em especial após a Constituição de 1988, buscaram formular e implementar </w:t>
      </w:r>
      <w:r w:rsidRPr="27BB5D9D" w:rsidR="515680D4">
        <w:rPr>
          <w:rFonts w:ascii="Calibri" w:hAnsi="Calibri" w:eastAsia="Calibri" w:cs="Calibri"/>
        </w:rPr>
        <w:t xml:space="preserve">algumas </w:t>
      </w:r>
      <w:r w:rsidRPr="27BB5D9D" w:rsidR="7C0C32CA">
        <w:rPr>
          <w:rFonts w:ascii="Calibri" w:hAnsi="Calibri" w:eastAsia="Calibri" w:cs="Calibri"/>
        </w:rPr>
        <w:t xml:space="preserve">políticas públicas </w:t>
      </w:r>
      <w:r w:rsidRPr="27BB5D9D" w:rsidR="7BB37830">
        <w:rPr>
          <w:rFonts w:ascii="Calibri" w:hAnsi="Calibri" w:eastAsia="Calibri" w:cs="Calibri"/>
        </w:rPr>
        <w:t xml:space="preserve">com objetivo de mitigar tanto </w:t>
      </w:r>
      <w:r w:rsidRPr="27BB5D9D" w:rsidR="697FA409">
        <w:rPr>
          <w:rFonts w:ascii="Calibri" w:hAnsi="Calibri" w:eastAsia="Calibri" w:cs="Calibri"/>
        </w:rPr>
        <w:t>eventuai</w:t>
      </w:r>
      <w:r w:rsidRPr="27BB5D9D" w:rsidR="7BB37830">
        <w:rPr>
          <w:rFonts w:ascii="Calibri" w:hAnsi="Calibri" w:eastAsia="Calibri" w:cs="Calibri"/>
        </w:rPr>
        <w:t xml:space="preserve">s causas quanto </w:t>
      </w:r>
      <w:r w:rsidRPr="27BB5D9D" w:rsidR="06FB3EF1">
        <w:rPr>
          <w:rFonts w:ascii="Calibri" w:hAnsi="Calibri" w:eastAsia="Calibri" w:cs="Calibri"/>
        </w:rPr>
        <w:t>parte das</w:t>
      </w:r>
      <w:r w:rsidRPr="27BB5D9D" w:rsidR="7BB37830">
        <w:rPr>
          <w:rFonts w:ascii="Calibri" w:hAnsi="Calibri" w:eastAsia="Calibri" w:cs="Calibri"/>
        </w:rPr>
        <w:t xml:space="preserve"> consequências</w:t>
      </w:r>
      <w:r w:rsidRPr="27BB5D9D" w:rsidR="1D1314F5">
        <w:rPr>
          <w:rFonts w:ascii="Calibri" w:hAnsi="Calibri" w:eastAsia="Calibri" w:cs="Calibri"/>
        </w:rPr>
        <w:t xml:space="preserve"> observadas</w:t>
      </w:r>
      <w:r w:rsidRPr="27BB5D9D" w:rsidR="7BB37830">
        <w:rPr>
          <w:rFonts w:ascii="Calibri" w:hAnsi="Calibri" w:eastAsia="Calibri" w:cs="Calibri"/>
        </w:rPr>
        <w:t xml:space="preserve"> </w:t>
      </w:r>
      <w:r w:rsidRPr="27BB5D9D" w:rsidR="5BC524AA">
        <w:rPr>
          <w:rFonts w:ascii="Calibri" w:hAnsi="Calibri" w:eastAsia="Calibri" w:cs="Calibri"/>
        </w:rPr>
        <w:t>em</w:t>
      </w:r>
      <w:r w:rsidRPr="27BB5D9D" w:rsidR="6E53152C">
        <w:rPr>
          <w:rFonts w:ascii="Calibri" w:hAnsi="Calibri" w:eastAsia="Calibri" w:cs="Calibri"/>
        </w:rPr>
        <w:t xml:space="preserve"> contextos de</w:t>
      </w:r>
      <w:r w:rsidRPr="27BB5D9D" w:rsidR="7EDFA6D5">
        <w:rPr>
          <w:rFonts w:ascii="Calibri" w:hAnsi="Calibri" w:eastAsia="Calibri" w:cs="Calibri"/>
        </w:rPr>
        <w:t xml:space="preserve"> desigualdade</w:t>
      </w:r>
      <w:r w:rsidRPr="27BB5D9D" w:rsidR="4B6D822B">
        <w:rPr>
          <w:rFonts w:ascii="Calibri" w:hAnsi="Calibri" w:eastAsia="Calibri" w:cs="Calibri"/>
        </w:rPr>
        <w:t>s</w:t>
      </w:r>
      <w:r w:rsidRPr="27BB5D9D" w:rsidR="5AFD631A">
        <w:rPr>
          <w:rFonts w:ascii="Calibri" w:hAnsi="Calibri" w:eastAsia="Calibri" w:cs="Calibri"/>
        </w:rPr>
        <w:t xml:space="preserve">, </w:t>
      </w:r>
      <w:r w:rsidRPr="27BB5D9D" w:rsidR="01292D7F">
        <w:rPr>
          <w:rFonts w:ascii="Calibri" w:hAnsi="Calibri" w:eastAsia="Calibri" w:cs="Calibri"/>
        </w:rPr>
        <w:t xml:space="preserve">como os </w:t>
      </w:r>
      <w:r w:rsidRPr="27BB5D9D" w:rsidR="5AFD631A">
        <w:rPr>
          <w:rFonts w:ascii="Calibri" w:hAnsi="Calibri" w:eastAsia="Calibri" w:cs="Calibri"/>
        </w:rPr>
        <w:t>existente</w:t>
      </w:r>
      <w:r w:rsidRPr="27BB5D9D" w:rsidR="3F922D9C">
        <w:rPr>
          <w:rFonts w:ascii="Calibri" w:hAnsi="Calibri" w:eastAsia="Calibri" w:cs="Calibri"/>
        </w:rPr>
        <w:t>s</w:t>
      </w:r>
      <w:r w:rsidRPr="27BB5D9D" w:rsidR="7EDFA6D5">
        <w:rPr>
          <w:rFonts w:ascii="Calibri" w:hAnsi="Calibri" w:eastAsia="Calibri" w:cs="Calibri"/>
        </w:rPr>
        <w:t xml:space="preserve"> entre os </w:t>
      </w:r>
      <w:r w:rsidRPr="27BB5D9D" w:rsidR="6B333B06">
        <w:rPr>
          <w:rFonts w:ascii="Calibri" w:hAnsi="Calibri" w:eastAsia="Calibri" w:cs="Calibri"/>
        </w:rPr>
        <w:t xml:space="preserve">diversos </w:t>
      </w:r>
      <w:r w:rsidRPr="27BB5D9D" w:rsidR="7EDFA6D5">
        <w:rPr>
          <w:rFonts w:ascii="Calibri" w:hAnsi="Calibri" w:eastAsia="Calibri" w:cs="Calibri"/>
        </w:rPr>
        <w:t xml:space="preserve">grupos sociais </w:t>
      </w:r>
      <w:r w:rsidRPr="27BB5D9D" w:rsidR="7529A279">
        <w:rPr>
          <w:rFonts w:ascii="Calibri" w:hAnsi="Calibri" w:eastAsia="Calibri" w:cs="Calibri"/>
        </w:rPr>
        <w:t>e as</w:t>
      </w:r>
      <w:r w:rsidRPr="27BB5D9D" w:rsidR="1DE545DA">
        <w:rPr>
          <w:rFonts w:ascii="Calibri" w:hAnsi="Calibri" w:eastAsia="Calibri" w:cs="Calibri"/>
        </w:rPr>
        <w:t xml:space="preserve"> distintas</w:t>
      </w:r>
      <w:r w:rsidRPr="27BB5D9D" w:rsidR="7529A279">
        <w:rPr>
          <w:rFonts w:ascii="Calibri" w:hAnsi="Calibri" w:eastAsia="Calibri" w:cs="Calibri"/>
        </w:rPr>
        <w:t xml:space="preserve"> porções</w:t>
      </w:r>
      <w:r w:rsidRPr="27BB5D9D" w:rsidR="23855CC4">
        <w:rPr>
          <w:rFonts w:ascii="Calibri" w:hAnsi="Calibri" w:eastAsia="Calibri" w:cs="Calibri"/>
        </w:rPr>
        <w:t xml:space="preserve"> do território,</w:t>
      </w:r>
      <w:r w:rsidRPr="27BB5D9D" w:rsidR="7529A279">
        <w:rPr>
          <w:rFonts w:ascii="Calibri" w:hAnsi="Calibri" w:eastAsia="Calibri" w:cs="Calibri"/>
        </w:rPr>
        <w:t xml:space="preserve"> </w:t>
      </w:r>
      <w:r w:rsidRPr="27BB5D9D" w:rsidR="7EDFA6D5">
        <w:rPr>
          <w:rFonts w:ascii="Calibri" w:hAnsi="Calibri" w:eastAsia="Calibri" w:cs="Calibri"/>
        </w:rPr>
        <w:t xml:space="preserve">que </w:t>
      </w:r>
      <w:r w:rsidRPr="27BB5D9D" w:rsidR="77F895B1">
        <w:rPr>
          <w:rFonts w:ascii="Calibri" w:hAnsi="Calibri" w:eastAsia="Calibri" w:cs="Calibri"/>
        </w:rPr>
        <w:t>configura</w:t>
      </w:r>
      <w:r w:rsidRPr="27BB5D9D" w:rsidR="7EDFA6D5">
        <w:rPr>
          <w:rFonts w:ascii="Calibri" w:hAnsi="Calibri" w:eastAsia="Calibri" w:cs="Calibri"/>
        </w:rPr>
        <w:t xml:space="preserve"> </w:t>
      </w:r>
      <w:r w:rsidRPr="27BB5D9D" w:rsidR="09EC1C35">
        <w:rPr>
          <w:rFonts w:ascii="Calibri" w:hAnsi="Calibri" w:eastAsia="Calibri" w:cs="Calibri"/>
        </w:rPr>
        <w:t>a capit</w:t>
      </w:r>
      <w:r w:rsidR="007E2A5C">
        <w:rPr>
          <w:rFonts w:ascii="Calibri" w:hAnsi="Calibri" w:eastAsia="Calibri" w:cs="Calibri"/>
        </w:rPr>
        <w:t>al paulista.</w:t>
      </w:r>
    </w:p>
    <w:p w:rsidR="61D5A69F" w:rsidP="00476646" w:rsidRDefault="61D5A69F" w14:paraId="29B502FD" w14:textId="5BD0D994">
      <w:pPr>
        <w:ind w:firstLine="709"/>
        <w:jc w:val="both"/>
        <w:rPr>
          <w:rFonts w:ascii="Calibri" w:hAnsi="Calibri" w:eastAsia="Calibri" w:cs="Calibri"/>
        </w:rPr>
      </w:pPr>
      <w:r w:rsidRPr="27BB5D9D">
        <w:rPr>
          <w:rFonts w:ascii="Calibri" w:hAnsi="Calibri" w:eastAsia="Calibri" w:cs="Calibri"/>
        </w:rPr>
        <w:t>O que o</w:t>
      </w:r>
      <w:r w:rsidRPr="27BB5D9D" w:rsidR="4EFE27FD">
        <w:rPr>
          <w:rFonts w:ascii="Calibri" w:hAnsi="Calibri" w:eastAsia="Calibri" w:cs="Calibri"/>
        </w:rPr>
        <w:t xml:space="preserve">s esforços </w:t>
      </w:r>
      <w:r w:rsidRPr="27BB5D9D">
        <w:rPr>
          <w:rFonts w:ascii="Calibri" w:hAnsi="Calibri" w:eastAsia="Calibri" w:cs="Calibri"/>
        </w:rPr>
        <w:t>acadêmico</w:t>
      </w:r>
      <w:r w:rsidRPr="27BB5D9D" w:rsidR="2C145FDD">
        <w:rPr>
          <w:rFonts w:ascii="Calibri" w:hAnsi="Calibri" w:eastAsia="Calibri" w:cs="Calibri"/>
        </w:rPr>
        <w:t>s</w:t>
      </w:r>
      <w:r w:rsidRPr="27BB5D9D">
        <w:rPr>
          <w:rFonts w:ascii="Calibri" w:hAnsi="Calibri" w:eastAsia="Calibri" w:cs="Calibri"/>
        </w:rPr>
        <w:t xml:space="preserve"> e a</w:t>
      </w:r>
      <w:r w:rsidRPr="27BB5D9D" w:rsidR="052BBB6B">
        <w:rPr>
          <w:rFonts w:ascii="Calibri" w:hAnsi="Calibri" w:eastAsia="Calibri" w:cs="Calibri"/>
        </w:rPr>
        <w:t>s</w:t>
      </w:r>
      <w:r w:rsidRPr="27BB5D9D">
        <w:rPr>
          <w:rFonts w:ascii="Calibri" w:hAnsi="Calibri" w:eastAsia="Calibri" w:cs="Calibri"/>
        </w:rPr>
        <w:t xml:space="preserve"> experiência</w:t>
      </w:r>
      <w:r w:rsidRPr="27BB5D9D" w:rsidR="16679275">
        <w:rPr>
          <w:rFonts w:ascii="Calibri" w:hAnsi="Calibri" w:eastAsia="Calibri" w:cs="Calibri"/>
        </w:rPr>
        <w:t>s</w:t>
      </w:r>
      <w:r w:rsidRPr="27BB5D9D">
        <w:rPr>
          <w:rFonts w:ascii="Calibri" w:hAnsi="Calibri" w:eastAsia="Calibri" w:cs="Calibri"/>
        </w:rPr>
        <w:t xml:space="preserve"> de implementação de pol</w:t>
      </w:r>
      <w:r w:rsidRPr="27BB5D9D" w:rsidR="748537A9">
        <w:rPr>
          <w:rFonts w:ascii="Calibri" w:hAnsi="Calibri" w:eastAsia="Calibri" w:cs="Calibri"/>
        </w:rPr>
        <w:t>í</w:t>
      </w:r>
      <w:r w:rsidRPr="27BB5D9D">
        <w:rPr>
          <w:rFonts w:ascii="Calibri" w:hAnsi="Calibri" w:eastAsia="Calibri" w:cs="Calibri"/>
        </w:rPr>
        <w:t>ticas têm apontado</w:t>
      </w:r>
      <w:r w:rsidRPr="27BB5D9D" w:rsidR="11F85D52">
        <w:rPr>
          <w:rFonts w:ascii="Calibri" w:hAnsi="Calibri" w:eastAsia="Calibri" w:cs="Calibri"/>
        </w:rPr>
        <w:t>,</w:t>
      </w:r>
      <w:r w:rsidRPr="27BB5D9D">
        <w:rPr>
          <w:rFonts w:ascii="Calibri" w:hAnsi="Calibri" w:eastAsia="Calibri" w:cs="Calibri"/>
        </w:rPr>
        <w:t xml:space="preserve"> até o momento</w:t>
      </w:r>
      <w:r w:rsidRPr="27BB5D9D" w:rsidR="061E4C81">
        <w:rPr>
          <w:rFonts w:ascii="Calibri" w:hAnsi="Calibri" w:eastAsia="Calibri" w:cs="Calibri"/>
        </w:rPr>
        <w:t>,</w:t>
      </w:r>
      <w:r w:rsidRPr="27BB5D9D">
        <w:rPr>
          <w:rFonts w:ascii="Calibri" w:hAnsi="Calibri" w:eastAsia="Calibri" w:cs="Calibri"/>
        </w:rPr>
        <w:t xml:space="preserve"> é que as desigualdades são multicausais e multifacetadas.</w:t>
      </w:r>
      <w:r w:rsidRPr="27BB5D9D" w:rsidR="2AFB732D">
        <w:rPr>
          <w:rFonts w:ascii="Calibri" w:hAnsi="Calibri" w:eastAsia="Calibri" w:cs="Calibri"/>
        </w:rPr>
        <w:t xml:space="preserve"> Em outras palavras, suas causas </w:t>
      </w:r>
      <w:r w:rsidRPr="27BB5D9D" w:rsidR="5BC48724">
        <w:rPr>
          <w:rFonts w:ascii="Calibri" w:hAnsi="Calibri" w:eastAsia="Calibri" w:cs="Calibri"/>
        </w:rPr>
        <w:t>são históricas, relacionadas à estrutura social e econômi</w:t>
      </w:r>
      <w:r w:rsidRPr="27BB5D9D" w:rsidR="27593A17">
        <w:rPr>
          <w:rFonts w:ascii="Calibri" w:hAnsi="Calibri" w:eastAsia="Calibri" w:cs="Calibri"/>
        </w:rPr>
        <w:t>ca</w:t>
      </w:r>
      <w:r w:rsidRPr="27BB5D9D" w:rsidR="3CD2C915">
        <w:rPr>
          <w:rFonts w:ascii="Calibri" w:hAnsi="Calibri" w:eastAsia="Calibri" w:cs="Calibri"/>
        </w:rPr>
        <w:t>,</w:t>
      </w:r>
      <w:r w:rsidRPr="27BB5D9D" w:rsidR="27593A17">
        <w:rPr>
          <w:rFonts w:ascii="Calibri" w:hAnsi="Calibri" w:eastAsia="Calibri" w:cs="Calibri"/>
        </w:rPr>
        <w:t xml:space="preserve"> possuem componentes </w:t>
      </w:r>
      <w:r w:rsidRPr="27BB5D9D" w:rsidR="2BE50D6C">
        <w:rPr>
          <w:rFonts w:ascii="Calibri" w:hAnsi="Calibri" w:eastAsia="Calibri" w:cs="Calibri"/>
        </w:rPr>
        <w:t>etnoculturais</w:t>
      </w:r>
      <w:r w:rsidRPr="27BB5D9D" w:rsidR="4128A419">
        <w:rPr>
          <w:rFonts w:ascii="Calibri" w:hAnsi="Calibri" w:eastAsia="Calibri" w:cs="Calibri"/>
        </w:rPr>
        <w:t xml:space="preserve">, apenas para mencionar algumas de suas origens. Suas múltiplas faces se desdobram em diferenças de acesso </w:t>
      </w:r>
      <w:r w:rsidRPr="6354C7EE" w:rsidR="4128A419">
        <w:rPr>
          <w:rFonts w:ascii="Calibri" w:hAnsi="Calibri" w:eastAsia="Calibri" w:cs="Calibri"/>
        </w:rPr>
        <w:t>a</w:t>
      </w:r>
      <w:r w:rsidRPr="6354C7EE" w:rsidR="31A6E3B0">
        <w:rPr>
          <w:rFonts w:ascii="Calibri" w:hAnsi="Calibri" w:eastAsia="Calibri" w:cs="Calibri"/>
        </w:rPr>
        <w:t>o</w:t>
      </w:r>
      <w:r w:rsidRPr="27BB5D9D" w:rsidR="207B16B2">
        <w:rPr>
          <w:rFonts w:ascii="Calibri" w:hAnsi="Calibri" w:eastAsia="Calibri" w:cs="Calibri"/>
        </w:rPr>
        <w:t xml:space="preserve"> trab</w:t>
      </w:r>
      <w:r w:rsidRPr="27BB5D9D" w:rsidR="32A100D7">
        <w:rPr>
          <w:rFonts w:ascii="Calibri" w:hAnsi="Calibri" w:eastAsia="Calibri" w:cs="Calibri"/>
        </w:rPr>
        <w:t xml:space="preserve">alho, </w:t>
      </w:r>
      <w:r w:rsidRPr="27BB5D9D" w:rsidR="4DFCF417">
        <w:rPr>
          <w:rFonts w:ascii="Calibri" w:hAnsi="Calibri" w:eastAsia="Calibri" w:cs="Calibri"/>
        </w:rPr>
        <w:t xml:space="preserve">à </w:t>
      </w:r>
      <w:r w:rsidRPr="27BB5D9D" w:rsidR="32A100D7">
        <w:rPr>
          <w:rFonts w:ascii="Calibri" w:hAnsi="Calibri" w:eastAsia="Calibri" w:cs="Calibri"/>
        </w:rPr>
        <w:t xml:space="preserve">renda, </w:t>
      </w:r>
      <w:r w:rsidRPr="27BB5D9D" w:rsidR="611B4DCB">
        <w:rPr>
          <w:rFonts w:ascii="Calibri" w:hAnsi="Calibri" w:eastAsia="Calibri" w:cs="Calibri"/>
        </w:rPr>
        <w:t xml:space="preserve">aos </w:t>
      </w:r>
      <w:r w:rsidRPr="27BB5D9D" w:rsidR="32A100D7">
        <w:rPr>
          <w:rFonts w:ascii="Calibri" w:hAnsi="Calibri" w:eastAsia="Calibri" w:cs="Calibri"/>
        </w:rPr>
        <w:t>bens e serviços (privados ou públicos)</w:t>
      </w:r>
      <w:r w:rsidRPr="27BB5D9D" w:rsidR="700C44F4">
        <w:rPr>
          <w:rFonts w:ascii="Calibri" w:hAnsi="Calibri" w:eastAsia="Calibri" w:cs="Calibri"/>
        </w:rPr>
        <w:t xml:space="preserve">, </w:t>
      </w:r>
      <w:r w:rsidRPr="27BB5D9D" w:rsidR="6A925282">
        <w:rPr>
          <w:rFonts w:ascii="Calibri" w:hAnsi="Calibri" w:eastAsia="Calibri" w:cs="Calibri"/>
        </w:rPr>
        <w:t>à garantia dos direitos sociais, civis e políticos</w:t>
      </w:r>
      <w:r w:rsidRPr="27BB5D9D" w:rsidR="746B068F">
        <w:rPr>
          <w:rFonts w:ascii="Calibri" w:hAnsi="Calibri" w:eastAsia="Calibri" w:cs="Calibri"/>
        </w:rPr>
        <w:t>,</w:t>
      </w:r>
      <w:r w:rsidRPr="27BB5D9D" w:rsidR="03F57713">
        <w:rPr>
          <w:rFonts w:ascii="Calibri" w:hAnsi="Calibri" w:eastAsia="Calibri" w:cs="Calibri"/>
        </w:rPr>
        <w:t xml:space="preserve"> e ao próprio espaço urbano,</w:t>
      </w:r>
      <w:r w:rsidRPr="27BB5D9D" w:rsidR="32A100D7">
        <w:rPr>
          <w:rFonts w:ascii="Calibri" w:hAnsi="Calibri" w:eastAsia="Calibri" w:cs="Calibri"/>
        </w:rPr>
        <w:t xml:space="preserve"> a depender de marcadores sociais como gên</w:t>
      </w:r>
      <w:r w:rsidRPr="27BB5D9D" w:rsidR="567ABCE3">
        <w:rPr>
          <w:rFonts w:ascii="Calibri" w:hAnsi="Calibri" w:eastAsia="Calibri" w:cs="Calibri"/>
        </w:rPr>
        <w:t>ero, cor, anos de escolaridade, ocupação, dentre ou</w:t>
      </w:r>
      <w:r w:rsidRPr="27BB5D9D" w:rsidR="4847BCF3">
        <w:rPr>
          <w:rFonts w:ascii="Calibri" w:hAnsi="Calibri" w:eastAsia="Calibri" w:cs="Calibri"/>
        </w:rPr>
        <w:t>tros.</w:t>
      </w:r>
      <w:r w:rsidRPr="27BB5D9D" w:rsidR="7A44843A">
        <w:rPr>
          <w:rFonts w:ascii="Calibri" w:hAnsi="Calibri" w:eastAsia="Calibri" w:cs="Calibri"/>
        </w:rPr>
        <w:t xml:space="preserve"> Independenteme</w:t>
      </w:r>
      <w:r w:rsidRPr="27BB5D9D" w:rsidR="5220D8F5">
        <w:rPr>
          <w:rFonts w:ascii="Calibri" w:hAnsi="Calibri" w:eastAsia="Calibri" w:cs="Calibri"/>
        </w:rPr>
        <w:t xml:space="preserve">nte, das causas e implicações, contextos de acentuadas desigualdades </w:t>
      </w:r>
      <w:r w:rsidRPr="27BB5D9D" w:rsidR="08495ADF">
        <w:rPr>
          <w:rFonts w:ascii="Calibri" w:hAnsi="Calibri" w:eastAsia="Calibri" w:cs="Calibri"/>
        </w:rPr>
        <w:t>não só cerceiam as oportunidades</w:t>
      </w:r>
      <w:r w:rsidRPr="27BB5D9D" w:rsidR="599DD11A">
        <w:rPr>
          <w:rFonts w:ascii="Calibri" w:hAnsi="Calibri" w:eastAsia="Calibri" w:cs="Calibri"/>
        </w:rPr>
        <w:t xml:space="preserve"> e os graus de liberdade para os indivíduos</w:t>
      </w:r>
      <w:r w:rsidRPr="27BB5D9D" w:rsidR="08495ADF">
        <w:rPr>
          <w:rFonts w:ascii="Calibri" w:hAnsi="Calibri" w:eastAsia="Calibri" w:cs="Calibri"/>
        </w:rPr>
        <w:t xml:space="preserve"> </w:t>
      </w:r>
      <w:r w:rsidRPr="27BB5D9D" w:rsidR="11DC1FE8">
        <w:rPr>
          <w:rFonts w:ascii="Calibri" w:hAnsi="Calibri" w:eastAsia="Calibri" w:cs="Calibri"/>
        </w:rPr>
        <w:t>tomarem decisões sobre suas vidas</w:t>
      </w:r>
      <w:r w:rsidRPr="27BB5D9D" w:rsidR="7A4B5E81">
        <w:rPr>
          <w:rFonts w:ascii="Calibri" w:hAnsi="Calibri" w:eastAsia="Calibri" w:cs="Calibri"/>
        </w:rPr>
        <w:t>, mas criam cenários propícios para segregaç</w:t>
      </w:r>
      <w:r w:rsidRPr="27BB5D9D" w:rsidR="6CA44C65">
        <w:rPr>
          <w:rFonts w:ascii="Calibri" w:hAnsi="Calibri" w:eastAsia="Calibri" w:cs="Calibri"/>
        </w:rPr>
        <w:t>ões, para fissuras no tecido social.</w:t>
      </w:r>
    </w:p>
    <w:p w:rsidR="007575DA" w:rsidP="00476646" w:rsidRDefault="4847BCF3" w14:paraId="50218B5D" w14:textId="77777777">
      <w:pPr>
        <w:ind w:firstLine="709"/>
        <w:jc w:val="both"/>
        <w:rPr>
          <w:rFonts w:ascii="Calibri" w:hAnsi="Calibri" w:eastAsia="Calibri" w:cs="Calibri"/>
        </w:rPr>
      </w:pPr>
      <w:r w:rsidRPr="27BB5D9D">
        <w:rPr>
          <w:rFonts w:ascii="Calibri" w:hAnsi="Calibri" w:eastAsia="Calibri" w:cs="Calibri"/>
        </w:rPr>
        <w:lastRenderedPageBreak/>
        <w:t>Apenas para exemplificar a complexidade das desigualdades na cidade de São Paulo</w:t>
      </w:r>
      <w:r w:rsidRPr="27BB5D9D" w:rsidR="5512257B">
        <w:rPr>
          <w:rFonts w:ascii="Calibri" w:hAnsi="Calibri" w:eastAsia="Calibri" w:cs="Calibri"/>
        </w:rPr>
        <w:t>, dois estudos recentes chamam a atenção. A arquiteta e urbanista</w:t>
      </w:r>
      <w:r w:rsidRPr="27BB5D9D" w:rsidR="27BB5D9D">
        <w:rPr>
          <w:rFonts w:ascii="Calibri" w:hAnsi="Calibri" w:eastAsia="Calibri" w:cs="Calibri"/>
        </w:rPr>
        <w:t xml:space="preserve"> Katia Cano</w:t>
      </w:r>
      <w:r w:rsidRPr="27BB5D9D" w:rsidR="4B712758">
        <w:rPr>
          <w:rFonts w:ascii="Calibri" w:hAnsi="Calibri" w:eastAsia="Calibri" w:cs="Calibri"/>
        </w:rPr>
        <w:t xml:space="preserve">va, </w:t>
      </w:r>
      <w:r w:rsidR="0050578F">
        <w:rPr>
          <w:rFonts w:ascii="Calibri" w:hAnsi="Calibri" w:eastAsia="Calibri" w:cs="Calibri"/>
        </w:rPr>
        <w:t>para a sua pesquisa de doutoramento</w:t>
      </w:r>
      <w:r w:rsidRPr="27BB5D9D" w:rsidR="4B712758">
        <w:rPr>
          <w:rFonts w:ascii="Calibri" w:hAnsi="Calibri" w:eastAsia="Calibri" w:cs="Calibri"/>
        </w:rPr>
        <w:t xml:space="preserve">, </w:t>
      </w:r>
      <w:r w:rsidR="006F3D08">
        <w:rPr>
          <w:rFonts w:ascii="Calibri" w:hAnsi="Calibri" w:eastAsia="Calibri" w:cs="Calibri"/>
        </w:rPr>
        <w:t>propôs um Índice de Urbanidade e Justiça Social</w:t>
      </w:r>
      <w:r w:rsidR="00F83BD6">
        <w:rPr>
          <w:rFonts w:ascii="Calibri" w:hAnsi="Calibri" w:eastAsia="Calibri" w:cs="Calibri"/>
        </w:rPr>
        <w:t xml:space="preserve">, </w:t>
      </w:r>
      <w:r w:rsidR="00B40126">
        <w:rPr>
          <w:rFonts w:ascii="Calibri" w:hAnsi="Calibri" w:eastAsia="Calibri" w:cs="Calibri"/>
        </w:rPr>
        <w:t>constru</w:t>
      </w:r>
      <w:r w:rsidR="00DD3FDD">
        <w:rPr>
          <w:rFonts w:ascii="Calibri" w:hAnsi="Calibri" w:eastAsia="Calibri" w:cs="Calibri"/>
        </w:rPr>
        <w:t xml:space="preserve">ído a partir da utilização de Sistemas de Informações Geográficas e </w:t>
      </w:r>
      <w:r w:rsidR="00D21125">
        <w:rPr>
          <w:rFonts w:ascii="Calibri" w:hAnsi="Calibri" w:eastAsia="Calibri" w:cs="Calibri"/>
        </w:rPr>
        <w:t xml:space="preserve">de metodologias de </w:t>
      </w:r>
      <w:r w:rsidR="006C4150">
        <w:rPr>
          <w:rFonts w:ascii="Calibri" w:hAnsi="Calibri" w:eastAsia="Calibri" w:cs="Calibri"/>
        </w:rPr>
        <w:t>ponderação de indicadores de diferentes escalas</w:t>
      </w:r>
      <w:r w:rsidR="002D34AC">
        <w:rPr>
          <w:rFonts w:ascii="Calibri" w:hAnsi="Calibri" w:eastAsia="Calibri" w:cs="Calibri"/>
        </w:rPr>
        <w:t>.</w:t>
      </w:r>
      <w:r w:rsidR="006C4150">
        <w:rPr>
          <w:rFonts w:ascii="Calibri" w:hAnsi="Calibri" w:eastAsia="Calibri" w:cs="Calibri"/>
        </w:rPr>
        <w:t xml:space="preserve"> </w:t>
      </w:r>
      <w:r w:rsidR="007E4B5F">
        <w:rPr>
          <w:rFonts w:ascii="Calibri" w:hAnsi="Calibri" w:eastAsia="Calibri" w:cs="Calibri"/>
        </w:rPr>
        <w:t>Enquanto a u</w:t>
      </w:r>
      <w:r w:rsidRPr="007E4B5F" w:rsidR="007E4B5F">
        <w:rPr>
          <w:rFonts w:ascii="Calibri" w:hAnsi="Calibri" w:eastAsia="Calibri" w:cs="Calibri"/>
        </w:rPr>
        <w:t>rbanidade é um conceito que se refere à qualidade dos espaços urbanos em relação à sua capacidade de promover interação social, diversidade de usos, acessibilidade, segurança, conforto e estética</w:t>
      </w:r>
      <w:r w:rsidR="00C36293">
        <w:rPr>
          <w:rFonts w:ascii="Calibri" w:hAnsi="Calibri" w:eastAsia="Calibri" w:cs="Calibri"/>
        </w:rPr>
        <w:t>, a j</w:t>
      </w:r>
      <w:r w:rsidRPr="00C36293" w:rsidR="00C36293">
        <w:rPr>
          <w:rFonts w:ascii="Calibri" w:hAnsi="Calibri" w:eastAsia="Calibri" w:cs="Calibri"/>
        </w:rPr>
        <w:t>ustiça espacial é um conceito que se refere à distribuição equitativa dos recursos e serviços urbanos em uma cidade, de forma a garantir que todos os habitantes tenham acesso aos mesmos benefícios e oportunidades, independentemente de sua localização geográfica ou condição socioeconômica.</w:t>
      </w:r>
    </w:p>
    <w:p w:rsidRPr="00B13210" w:rsidR="001947FC" w:rsidP="00521D56" w:rsidRDefault="00DE4FF9" w14:paraId="414BE9CC" w14:textId="05F55E9E">
      <w:pPr>
        <w:ind w:firstLine="709"/>
        <w:jc w:val="both"/>
        <w:rPr>
          <w:rFonts w:ascii="Calibri" w:hAnsi="Calibri" w:eastAsia="Calibri" w:cs="Calibri"/>
        </w:rPr>
      </w:pPr>
      <w:r>
        <w:rPr>
          <w:rFonts w:ascii="Calibri" w:hAnsi="Calibri" w:eastAsia="Calibri" w:cs="Calibri"/>
        </w:rPr>
        <w:t>A</w:t>
      </w:r>
      <w:r w:rsidR="00902A0E">
        <w:rPr>
          <w:rFonts w:ascii="Calibri" w:hAnsi="Calibri" w:eastAsia="Calibri" w:cs="Calibri"/>
        </w:rPr>
        <w:t xml:space="preserve">s escalas </w:t>
      </w:r>
      <w:r w:rsidR="007575DA">
        <w:rPr>
          <w:rFonts w:ascii="Calibri" w:hAnsi="Calibri" w:eastAsia="Calibri" w:cs="Calibri"/>
        </w:rPr>
        <w:t xml:space="preserve">presentes no estudo da </w:t>
      </w:r>
      <w:r w:rsidR="00902A0E">
        <w:rPr>
          <w:rFonts w:ascii="Calibri" w:hAnsi="Calibri" w:eastAsia="Calibri" w:cs="Calibri"/>
        </w:rPr>
        <w:t xml:space="preserve">pesquisadora </w:t>
      </w:r>
      <w:r w:rsidR="007575DA">
        <w:rPr>
          <w:rFonts w:ascii="Calibri" w:hAnsi="Calibri" w:eastAsia="Calibri" w:cs="Calibri"/>
        </w:rPr>
        <w:t>são</w:t>
      </w:r>
      <w:r w:rsidR="00902A0E">
        <w:rPr>
          <w:rFonts w:ascii="Calibri" w:hAnsi="Calibri" w:eastAsia="Calibri" w:cs="Calibri"/>
        </w:rPr>
        <w:t>:</w:t>
      </w:r>
      <w:r w:rsidR="006C4150">
        <w:rPr>
          <w:rFonts w:ascii="Calibri" w:hAnsi="Calibri" w:eastAsia="Calibri" w:cs="Calibri"/>
        </w:rPr>
        <w:t xml:space="preserve"> </w:t>
      </w:r>
      <w:r w:rsidR="002D1234">
        <w:rPr>
          <w:rFonts w:ascii="Calibri" w:hAnsi="Calibri" w:eastAsia="Calibri" w:cs="Calibri"/>
        </w:rPr>
        <w:t>(i) m</w:t>
      </w:r>
      <w:r w:rsidRPr="00B13210" w:rsidR="001947FC">
        <w:rPr>
          <w:rFonts w:ascii="Calibri" w:hAnsi="Calibri" w:eastAsia="Calibri" w:cs="Calibri"/>
        </w:rPr>
        <w:t>unicipal: que abrange tópicos fundamentais da urbanidade e justiça espacial, como: densidade populacional e construtiva, compacidade construtiva, uso misto, acessibilidade, valor do solo, demanda por equipamentos sociais, oferta de habitação de interesse social e oferta de emprego;</w:t>
      </w:r>
      <w:r w:rsidR="002D1234">
        <w:rPr>
          <w:rFonts w:ascii="Calibri" w:hAnsi="Calibri" w:eastAsia="Calibri" w:cs="Calibri"/>
        </w:rPr>
        <w:t xml:space="preserve"> (ii) i</w:t>
      </w:r>
      <w:r w:rsidRPr="00B13210" w:rsidR="001947FC">
        <w:rPr>
          <w:rFonts w:ascii="Calibri" w:hAnsi="Calibri" w:eastAsia="Calibri" w:cs="Calibri"/>
        </w:rPr>
        <w:t>ntraurbana</w:t>
      </w:r>
      <w:r w:rsidRPr="00B13210" w:rsidR="00217C2E">
        <w:rPr>
          <w:rFonts w:ascii="Calibri" w:hAnsi="Calibri" w:eastAsia="Calibri" w:cs="Calibri"/>
        </w:rPr>
        <w:t xml:space="preserve">: abrange </w:t>
      </w:r>
      <w:r w:rsidRPr="00B13210" w:rsidR="001947FC">
        <w:rPr>
          <w:rFonts w:ascii="Calibri" w:hAnsi="Calibri" w:eastAsia="Calibri" w:cs="Calibri"/>
        </w:rPr>
        <w:t xml:space="preserve">dados de memória e transformação, meio ambiente, e segurança pessoal; </w:t>
      </w:r>
      <w:r w:rsidR="00521D56">
        <w:rPr>
          <w:rFonts w:ascii="Calibri" w:hAnsi="Calibri" w:eastAsia="Calibri" w:cs="Calibri"/>
        </w:rPr>
        <w:t>(iiI) l</w:t>
      </w:r>
      <w:r w:rsidRPr="00B13210" w:rsidR="001947FC">
        <w:rPr>
          <w:rFonts w:ascii="Calibri" w:hAnsi="Calibri" w:eastAsia="Calibri" w:cs="Calibri"/>
        </w:rPr>
        <w:t>ocal</w:t>
      </w:r>
      <w:r w:rsidRPr="00B13210" w:rsidR="00D639FF">
        <w:rPr>
          <w:rFonts w:ascii="Calibri" w:hAnsi="Calibri" w:eastAsia="Calibri" w:cs="Calibri"/>
        </w:rPr>
        <w:t xml:space="preserve">: abrange </w:t>
      </w:r>
      <w:r w:rsidRPr="00B13210" w:rsidR="001947FC">
        <w:rPr>
          <w:rFonts w:ascii="Calibri" w:hAnsi="Calibri" w:eastAsia="Calibri" w:cs="Calibri"/>
        </w:rPr>
        <w:t xml:space="preserve">dados mais experimentais e experienciais </w:t>
      </w:r>
      <w:r w:rsidRPr="00B13210" w:rsidR="00D538F0">
        <w:rPr>
          <w:rFonts w:ascii="Calibri" w:hAnsi="Calibri" w:eastAsia="Calibri" w:cs="Calibri"/>
        </w:rPr>
        <w:t xml:space="preserve">relacionados à vivência das pessoas nos espaços urbanos. </w:t>
      </w:r>
    </w:p>
    <w:p w:rsidR="00A06B41" w:rsidP="00476646" w:rsidRDefault="00A06B41" w14:paraId="079349F8" w14:textId="78D634A0">
      <w:pPr>
        <w:ind w:firstLine="709"/>
        <w:jc w:val="both"/>
        <w:rPr>
          <w:rFonts w:ascii="Calibri" w:hAnsi="Calibri" w:eastAsia="Calibri" w:cs="Calibri"/>
        </w:rPr>
      </w:pPr>
      <w:r>
        <w:rPr>
          <w:rFonts w:ascii="Calibri" w:hAnsi="Calibri" w:eastAsia="Calibri" w:cs="Calibri"/>
        </w:rPr>
        <w:t xml:space="preserve">Ao operacionalizar </w:t>
      </w:r>
      <w:r w:rsidR="00ED268C">
        <w:rPr>
          <w:rFonts w:ascii="Calibri" w:hAnsi="Calibri" w:eastAsia="Calibri" w:cs="Calibri"/>
        </w:rPr>
        <w:t>as três escalas com as bases de dados disponíveis, a</w:t>
      </w:r>
      <w:r w:rsidR="00A92AD8">
        <w:rPr>
          <w:rFonts w:ascii="Calibri" w:hAnsi="Calibri" w:eastAsia="Calibri" w:cs="Calibri"/>
        </w:rPr>
        <w:t xml:space="preserve"> </w:t>
      </w:r>
      <w:r w:rsidR="0050578F">
        <w:rPr>
          <w:rFonts w:ascii="Calibri" w:hAnsi="Calibri" w:eastAsia="Calibri" w:cs="Calibri"/>
        </w:rPr>
        <w:t>pesquisadora chegou ao seguinte mapa:</w:t>
      </w:r>
    </w:p>
    <w:p w:rsidR="004875E8" w:rsidP="004875E8" w:rsidRDefault="005561EF" w14:paraId="2A92707D" w14:textId="77777777">
      <w:pPr>
        <w:keepNext/>
        <w:ind w:firstLine="709"/>
        <w:jc w:val="both"/>
      </w:pPr>
      <w:r>
        <w:rPr>
          <w:noProof/>
        </w:rPr>
        <w:lastRenderedPageBreak/>
        <w:drawing>
          <wp:inline distT="0" distB="0" distL="0" distR="0" wp14:anchorId="5958CC00" wp14:editId="588239D2">
            <wp:extent cx="4572000" cy="6457950"/>
            <wp:effectExtent l="0" t="0" r="0" b="0"/>
            <wp:docPr id="1003125863" name="Imagem 1003125863" descr="Figura 2. Índice de urbanidade e justiça espacial do município de São P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2. Índice de urbanidade e justiça espacial do município de São Pau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6457950"/>
                    </a:xfrm>
                    <a:prstGeom prst="rect">
                      <a:avLst/>
                    </a:prstGeom>
                    <a:noFill/>
                    <a:ln>
                      <a:noFill/>
                    </a:ln>
                  </pic:spPr>
                </pic:pic>
              </a:graphicData>
            </a:graphic>
          </wp:inline>
        </w:drawing>
      </w:r>
    </w:p>
    <w:p w:rsidR="0050578F" w:rsidP="004875E8" w:rsidRDefault="004875E8" w14:paraId="44AA34AD" w14:textId="309F24CB">
      <w:pPr>
        <w:pStyle w:val="Legenda"/>
        <w:jc w:val="both"/>
        <w:rPr>
          <w:rFonts w:ascii="Calibri" w:hAnsi="Calibri" w:eastAsia="Calibri" w:cs="Calibri"/>
        </w:rPr>
      </w:pPr>
      <w:r>
        <w:t xml:space="preserve">Figura </w:t>
      </w:r>
      <w:r>
        <w:fldChar w:fldCharType="begin"/>
      </w:r>
      <w:r>
        <w:instrText xml:space="preserve"> SEQ Figura \* ARABIC </w:instrText>
      </w:r>
      <w:r>
        <w:fldChar w:fldCharType="separate"/>
      </w:r>
      <w:r w:rsidR="005A7F4E">
        <w:rPr>
          <w:noProof/>
        </w:rPr>
        <w:t>1</w:t>
      </w:r>
      <w:r>
        <w:fldChar w:fldCharType="end"/>
      </w:r>
      <w:r>
        <w:t>: Índice de urbanidade e justiça espacial do município de São Paulo.</w:t>
      </w:r>
    </w:p>
    <w:p w:rsidR="005561EF" w:rsidP="004867E2" w:rsidRDefault="005561EF" w14:paraId="14261680" w14:textId="14A77455">
      <w:pPr>
        <w:jc w:val="both"/>
        <w:rPr>
          <w:rFonts w:ascii="Calibri" w:hAnsi="Calibri" w:eastAsia="Calibri" w:cs="Calibri"/>
        </w:rPr>
      </w:pPr>
      <w:r w:rsidRPr="005561EF">
        <w:rPr>
          <w:rFonts w:ascii="Calibri" w:hAnsi="Calibri" w:eastAsia="Calibri" w:cs="Calibri"/>
        </w:rPr>
        <w:t>Fonte: Elaboração Katia Canova, 2020</w:t>
      </w:r>
      <w:r>
        <w:rPr>
          <w:rFonts w:ascii="Calibri" w:hAnsi="Calibri" w:eastAsia="Calibri" w:cs="Calibri"/>
        </w:rPr>
        <w:t>.</w:t>
      </w:r>
    </w:p>
    <w:p w:rsidR="005561EF" w:rsidP="00476646" w:rsidRDefault="000A1C69" w14:paraId="3314D020" w14:textId="32DD4873">
      <w:pPr>
        <w:ind w:firstLine="709"/>
        <w:jc w:val="both"/>
        <w:rPr>
          <w:rFonts w:ascii="Calibri" w:hAnsi="Calibri" w:eastAsia="Calibri" w:cs="Calibri"/>
        </w:rPr>
      </w:pPr>
      <w:r>
        <w:rPr>
          <w:rFonts w:ascii="Calibri" w:hAnsi="Calibri" w:eastAsia="Calibri" w:cs="Calibri"/>
        </w:rPr>
        <w:t>De acordo com a pesquisadora:</w:t>
      </w:r>
    </w:p>
    <w:p w:rsidRPr="001754D0" w:rsidR="000A1C69" w:rsidP="11990776" w:rsidRDefault="000A1C69" w14:paraId="720748B7" w14:textId="233DE8F8">
      <w:pPr>
        <w:spacing w:line="240" w:lineRule="auto"/>
        <w:ind w:left="2268"/>
        <w:jc w:val="both"/>
        <w:rPr>
          <w:rFonts w:ascii="Calibri" w:hAnsi="Calibri" w:eastAsia="Calibri" w:cs="Calibri"/>
          <w:i w:val="1"/>
          <w:iCs w:val="1"/>
          <w:sz w:val="20"/>
          <w:szCs w:val="20"/>
        </w:rPr>
      </w:pPr>
      <w:r w:rsidRPr="11990776" w:rsidR="000A1C69">
        <w:rPr>
          <w:rFonts w:ascii="Calibri" w:hAnsi="Calibri" w:eastAsia="Calibri" w:cs="Calibri"/>
          <w:i w:val="1"/>
          <w:iCs w:val="1"/>
          <w:sz w:val="20"/>
          <w:szCs w:val="20"/>
        </w:rPr>
        <w:t xml:space="preserve">“podemos observar como o município de São Paulo apresenta uma situação de acentuadas desigualdades no seu território. As melhores situações de urbanidade e justiça espacial (em azul e verdes) confirmam a história dos investimentos públicos e interesses privados, primeiro na região central, rumo aos Campos Elíseos, Avenida Paulista, Av. Brigadeiro Faria Lima, Av. Eng. </w:t>
      </w:r>
      <w:r w:rsidRPr="11990776" w:rsidR="000A1C69">
        <w:rPr>
          <w:rFonts w:ascii="Calibri" w:hAnsi="Calibri" w:eastAsia="Calibri" w:cs="Calibri"/>
          <w:i w:val="1"/>
          <w:iCs w:val="1"/>
          <w:sz w:val="20"/>
          <w:szCs w:val="20"/>
        </w:rPr>
        <w:t>Luis</w:t>
      </w:r>
      <w:r w:rsidRPr="11990776" w:rsidR="000A1C69">
        <w:rPr>
          <w:rFonts w:ascii="Calibri" w:hAnsi="Calibri" w:eastAsia="Calibri" w:cs="Calibri"/>
          <w:i w:val="1"/>
          <w:iCs w:val="1"/>
          <w:sz w:val="20"/>
          <w:szCs w:val="20"/>
        </w:rPr>
        <w:t xml:space="preserve"> Carlos Berrini, e mais atualmente a </w:t>
      </w:r>
      <w:r w:rsidRPr="11990776" w:rsidR="000A1C69">
        <w:rPr>
          <w:rFonts w:ascii="Calibri" w:hAnsi="Calibri" w:eastAsia="Calibri" w:cs="Calibri"/>
          <w:i w:val="1"/>
          <w:iCs w:val="1"/>
          <w:sz w:val="20"/>
          <w:szCs w:val="20"/>
        </w:rPr>
        <w:t>Av</w:t>
      </w:r>
      <w:ins w:author="Jéssica de Souza Farjado" w:date="2023-09-26T21:33:53.044Z" w:id="961370148">
        <w:r w:rsidRPr="11990776" w:rsidR="2EB30021">
          <w:rPr>
            <w:rFonts w:ascii="Calibri" w:hAnsi="Calibri" w:eastAsia="Calibri" w:cs="Calibri"/>
            <w:i w:val="1"/>
            <w:iCs w:val="1"/>
            <w:sz w:val="20"/>
            <w:szCs w:val="20"/>
          </w:rPr>
          <w:t>.</w:t>
        </w:r>
      </w:ins>
      <w:r w:rsidRPr="11990776" w:rsidR="000A1C69">
        <w:rPr>
          <w:rFonts w:ascii="Calibri" w:hAnsi="Calibri" w:eastAsia="Calibri" w:cs="Calibri"/>
          <w:i w:val="1"/>
          <w:iCs w:val="1"/>
          <w:sz w:val="20"/>
          <w:szCs w:val="20"/>
        </w:rPr>
        <w:t xml:space="preserve"> Chucri Zaidan, configurando o conhecido “vetor sudoeste de desenvolvimento”. Também é evidente como essas condições estão associadas à porção entre rios (Pinheiros e Tietê) e aos eixos ferroviários mais próximos ao Centro. Os polígonos em azul e verde no mapa foram os que apresentaram as melhores condições na maioria </w:t>
      </w:r>
      <w:r w:rsidRPr="11990776" w:rsidR="000A1C69">
        <w:rPr>
          <w:rFonts w:ascii="Calibri" w:hAnsi="Calibri" w:eastAsia="Calibri" w:cs="Calibri"/>
          <w:i w:val="1"/>
          <w:iCs w:val="1"/>
          <w:sz w:val="20"/>
          <w:szCs w:val="20"/>
        </w:rPr>
        <w:t>dos indicadores, com destaque aos de maior peso na ponderação. Por outro lado</w:t>
      </w:r>
      <w:r w:rsidRPr="11990776" w:rsidR="00B13210">
        <w:rPr>
          <w:rFonts w:ascii="Calibri" w:hAnsi="Calibri" w:eastAsia="Calibri" w:cs="Calibri"/>
          <w:i w:val="1"/>
          <w:iCs w:val="1"/>
          <w:sz w:val="20"/>
          <w:szCs w:val="20"/>
        </w:rPr>
        <w:t>,</w:t>
      </w:r>
      <w:r w:rsidRPr="11990776" w:rsidR="000A1C69">
        <w:rPr>
          <w:rFonts w:ascii="Calibri" w:hAnsi="Calibri" w:eastAsia="Calibri" w:cs="Calibri"/>
          <w:i w:val="1"/>
          <w:iCs w:val="1"/>
          <w:sz w:val="20"/>
          <w:szCs w:val="20"/>
        </w:rPr>
        <w:t xml:space="preserve"> temos os polígonos em vermelho e laranja escuro, que </w:t>
      </w:r>
      <w:r w:rsidRPr="11990776" w:rsidR="000A1C69">
        <w:rPr>
          <w:rFonts w:ascii="Calibri" w:hAnsi="Calibri" w:eastAsia="Calibri" w:cs="Calibri"/>
          <w:i w:val="1"/>
          <w:iCs w:val="1"/>
          <w:sz w:val="20"/>
          <w:szCs w:val="20"/>
        </w:rPr>
        <w:t>territorializam</w:t>
      </w:r>
      <w:r w:rsidRPr="11990776" w:rsidR="000A1C69">
        <w:rPr>
          <w:rFonts w:ascii="Calibri" w:hAnsi="Calibri" w:eastAsia="Calibri" w:cs="Calibri"/>
          <w:i w:val="1"/>
          <w:iCs w:val="1"/>
          <w:sz w:val="20"/>
          <w:szCs w:val="20"/>
        </w:rPr>
        <w:t xml:space="preserve"> as concentrações de vulnerabilidades e condições consideradas aqui como desfavoráveis à urbanidade e com grande injustiça espacial. São distritos como Guaianazes e Cidade Tiradentes a leste, Capão Redondo, Grajaú e Cidade Ademar a sul, Perus, Freguesia do Ó, Brasilândia e Tremembé a Norte, entre outros.</w:t>
      </w:r>
      <w:r w:rsidRPr="11990776" w:rsidR="009D4A8E">
        <w:rPr>
          <w:rFonts w:ascii="Calibri" w:hAnsi="Calibri" w:eastAsia="Calibri" w:cs="Calibri"/>
          <w:i w:val="1"/>
          <w:iCs w:val="1"/>
          <w:sz w:val="20"/>
          <w:szCs w:val="20"/>
        </w:rPr>
        <w:t>” (CANOVA, 2020</w:t>
      </w:r>
      <w:r w:rsidRPr="11990776" w:rsidR="00ED0A45">
        <w:rPr>
          <w:rFonts w:ascii="Calibri" w:hAnsi="Calibri" w:eastAsia="Calibri" w:cs="Calibri"/>
          <w:i w:val="1"/>
          <w:iCs w:val="1"/>
          <w:sz w:val="20"/>
          <w:szCs w:val="20"/>
        </w:rPr>
        <w:t>: 22</w:t>
      </w:r>
      <w:r w:rsidRPr="11990776" w:rsidR="009D4A8E">
        <w:rPr>
          <w:rFonts w:ascii="Calibri" w:hAnsi="Calibri" w:eastAsia="Calibri" w:cs="Calibri"/>
          <w:i w:val="1"/>
          <w:iCs w:val="1"/>
          <w:sz w:val="20"/>
          <w:szCs w:val="20"/>
        </w:rPr>
        <w:t>)</w:t>
      </w:r>
    </w:p>
    <w:p w:rsidR="653BC6D3" w:rsidP="5FA1B5D4" w:rsidRDefault="653BC6D3" w14:paraId="0B6D44F3" w14:textId="74100123">
      <w:pPr>
        <w:ind w:firstLine="709"/>
        <w:jc w:val="both"/>
        <w:rPr>
          <w:rFonts w:ascii="Calibri" w:hAnsi="Calibri" w:eastAsia="Calibri" w:cs="Calibri"/>
        </w:rPr>
      </w:pPr>
      <w:r w:rsidRPr="5D999C85">
        <w:rPr>
          <w:rFonts w:ascii="Calibri" w:hAnsi="Calibri" w:eastAsia="Calibri" w:cs="Calibri"/>
        </w:rPr>
        <w:t>Em s</w:t>
      </w:r>
      <w:r w:rsidRPr="5D999C85" w:rsidR="19E33CB4">
        <w:rPr>
          <w:rFonts w:ascii="Calibri" w:hAnsi="Calibri" w:eastAsia="Calibri" w:cs="Calibri"/>
        </w:rPr>
        <w:t>u</w:t>
      </w:r>
      <w:r w:rsidRPr="5D999C85">
        <w:rPr>
          <w:rFonts w:ascii="Calibri" w:hAnsi="Calibri" w:eastAsia="Calibri" w:cs="Calibri"/>
        </w:rPr>
        <w:t>a conclusão, a pesquisadora chama a atenção para o “a história de investimentos públicos e interesses privados”</w:t>
      </w:r>
      <w:r w:rsidRPr="5D999C85" w:rsidR="0CBEB349">
        <w:rPr>
          <w:rFonts w:ascii="Calibri" w:hAnsi="Calibri" w:eastAsia="Calibri" w:cs="Calibri"/>
        </w:rPr>
        <w:t>, o que, para além da complexidade das desigualdades, reforça o entendimento da desigualdade socioterritorial como um problema público, a ser enfrentado por meio de políticas públicas.</w:t>
      </w:r>
    </w:p>
    <w:p w:rsidR="009D4A8E" w:rsidP="00DF0AC0" w:rsidRDefault="000D1260" w14:paraId="12977022" w14:textId="4704FB3A">
      <w:pPr>
        <w:ind w:firstLine="709"/>
        <w:jc w:val="both"/>
        <w:rPr>
          <w:rFonts w:ascii="Calibri" w:hAnsi="Calibri" w:eastAsia="Calibri" w:cs="Calibri"/>
        </w:rPr>
      </w:pPr>
      <w:r w:rsidRPr="5FA1B5D4">
        <w:rPr>
          <w:rFonts w:ascii="Calibri" w:hAnsi="Calibri" w:eastAsia="Calibri" w:cs="Calibri"/>
        </w:rPr>
        <w:t>Outro</w:t>
      </w:r>
      <w:r w:rsidRPr="5FA1B5D4" w:rsidR="003D67CE">
        <w:rPr>
          <w:rFonts w:ascii="Calibri" w:hAnsi="Calibri" w:eastAsia="Calibri" w:cs="Calibri"/>
        </w:rPr>
        <w:t xml:space="preserve"> estudo relevante sobre desigualdades na cidade de São Paulo foi desenvolvido por pesquisadores ligados ao </w:t>
      </w:r>
      <w:r w:rsidRPr="5FA1B5D4" w:rsidR="00D728CB">
        <w:rPr>
          <w:rFonts w:ascii="Calibri" w:hAnsi="Calibri" w:eastAsia="Calibri" w:cs="Calibri"/>
        </w:rPr>
        <w:t xml:space="preserve">Núcleo de Estudos da Violência (NEV), da Universidade de São Paulo (USP) e à Universidade Federal de São Paulo (UNIFESP). Marcelo Nery, Altay de Souza e </w:t>
      </w:r>
      <w:r w:rsidRPr="5FA1B5D4" w:rsidR="007171AC">
        <w:rPr>
          <w:rFonts w:ascii="Calibri" w:hAnsi="Calibri" w:eastAsia="Calibri" w:cs="Calibri"/>
        </w:rPr>
        <w:t>Sergio Adorno</w:t>
      </w:r>
      <w:r w:rsidRPr="5FA1B5D4" w:rsidR="00515347">
        <w:rPr>
          <w:rFonts w:ascii="Calibri" w:hAnsi="Calibri" w:eastAsia="Calibri" w:cs="Calibri"/>
        </w:rPr>
        <w:t xml:space="preserve"> </w:t>
      </w:r>
      <w:r w:rsidRPr="5FA1B5D4" w:rsidR="008223EC">
        <w:rPr>
          <w:rFonts w:ascii="Calibri" w:hAnsi="Calibri" w:eastAsia="Calibri" w:cs="Calibri"/>
        </w:rPr>
        <w:t>dese</w:t>
      </w:r>
      <w:r w:rsidRPr="5FA1B5D4" w:rsidR="00E86727">
        <w:rPr>
          <w:rFonts w:ascii="Calibri" w:hAnsi="Calibri" w:eastAsia="Calibri" w:cs="Calibri"/>
        </w:rPr>
        <w:t>nvolveram</w:t>
      </w:r>
      <w:r w:rsidRPr="5FA1B5D4" w:rsidR="00872F82">
        <w:rPr>
          <w:rFonts w:ascii="Calibri" w:hAnsi="Calibri" w:eastAsia="Calibri" w:cs="Calibri"/>
        </w:rPr>
        <w:t xml:space="preserve"> uma metodologia de captura da heterogeneidade </w:t>
      </w:r>
      <w:r w:rsidRPr="5FA1B5D4" w:rsidR="00F44FA1">
        <w:rPr>
          <w:rFonts w:ascii="Calibri" w:hAnsi="Calibri" w:eastAsia="Calibri" w:cs="Calibri"/>
        </w:rPr>
        <w:t xml:space="preserve">dos espaços urbanos paulistanos, </w:t>
      </w:r>
      <w:r w:rsidRPr="5FA1B5D4" w:rsidR="00C64588">
        <w:rPr>
          <w:rFonts w:ascii="Calibri" w:hAnsi="Calibri" w:eastAsia="Calibri" w:cs="Calibri"/>
        </w:rPr>
        <w:t xml:space="preserve">por meio da análise de dados sobre condições ambientais, condições habitacionais, condições sanitárias e de higiene, mobilidade urbana, padrões criminais e perfil populacional. </w:t>
      </w:r>
      <w:r w:rsidRPr="5FA1B5D4" w:rsidR="00761DA2">
        <w:rPr>
          <w:rFonts w:ascii="Calibri" w:hAnsi="Calibri" w:eastAsia="Calibri" w:cs="Calibri"/>
        </w:rPr>
        <w:t>Compatibilizando uma série de bases de dados, dentre eles quatro censos (de 1980 a 20</w:t>
      </w:r>
      <w:r w:rsidRPr="5FA1B5D4" w:rsidR="00037F78">
        <w:rPr>
          <w:rFonts w:ascii="Calibri" w:hAnsi="Calibri" w:eastAsia="Calibri" w:cs="Calibri"/>
        </w:rPr>
        <w:t>10), Pesquisa de Origem-Destino do Metrô e dados do Governo do Estado, identificaram oito padrões urbanos na capital paulista.</w:t>
      </w:r>
    </w:p>
    <w:p w:rsidR="005C2050" w:rsidP="00DF0AC0" w:rsidRDefault="005C2050" w14:paraId="1AF1FC69" w14:textId="77777777">
      <w:pPr>
        <w:ind w:firstLine="709"/>
        <w:jc w:val="both"/>
        <w:rPr>
          <w:rFonts w:ascii="Calibri" w:hAnsi="Calibri" w:eastAsia="Calibri" w:cs="Calibri"/>
        </w:rPr>
      </w:pPr>
    </w:p>
    <w:p w:rsidR="004867E2" w:rsidP="004867E2" w:rsidRDefault="005C2050" w14:paraId="16AC1274" w14:textId="77777777">
      <w:pPr>
        <w:keepNext/>
        <w:ind w:firstLine="709"/>
        <w:jc w:val="both"/>
      </w:pPr>
      <w:r w:rsidRPr="005C2050">
        <w:rPr>
          <w:rFonts w:ascii="Calibri" w:hAnsi="Calibri" w:eastAsia="Calibri" w:cs="Calibri"/>
          <w:noProof/>
        </w:rPr>
        <w:drawing>
          <wp:inline distT="0" distB="0" distL="0" distR="0" wp14:anchorId="07E88D42" wp14:editId="61930B36">
            <wp:extent cx="4572000" cy="4398256"/>
            <wp:effectExtent l="0" t="0" r="0" b="2540"/>
            <wp:docPr id="114686269" name="Imagem 114686269"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269" name="Imagem 1" descr="Mapa&#10;&#10;Descrição gerada automaticamente"/>
                    <pic:cNvPicPr/>
                  </pic:nvPicPr>
                  <pic:blipFill>
                    <a:blip r:embed="rId12"/>
                    <a:stretch>
                      <a:fillRect/>
                    </a:stretch>
                  </pic:blipFill>
                  <pic:spPr>
                    <a:xfrm>
                      <a:off x="0" y="0"/>
                      <a:ext cx="4572000" cy="4398256"/>
                    </a:xfrm>
                    <a:prstGeom prst="rect">
                      <a:avLst/>
                    </a:prstGeom>
                  </pic:spPr>
                </pic:pic>
              </a:graphicData>
            </a:graphic>
          </wp:inline>
        </w:drawing>
      </w:r>
    </w:p>
    <w:p w:rsidR="005C2050" w:rsidP="004867E2" w:rsidRDefault="004867E2" w14:paraId="03874BB3" w14:textId="39FB7AFB">
      <w:pPr>
        <w:pStyle w:val="Legenda"/>
        <w:jc w:val="both"/>
        <w:rPr>
          <w:rFonts w:ascii="Calibri" w:hAnsi="Calibri" w:eastAsia="Calibri" w:cs="Calibri"/>
        </w:rPr>
      </w:pPr>
      <w:r>
        <w:t xml:space="preserve">Figura </w:t>
      </w:r>
      <w:r>
        <w:fldChar w:fldCharType="begin"/>
      </w:r>
      <w:r>
        <w:instrText xml:space="preserve"> SEQ Figura \* ARABIC </w:instrText>
      </w:r>
      <w:r>
        <w:fldChar w:fldCharType="separate"/>
      </w:r>
      <w:r w:rsidR="005A7F4E">
        <w:rPr>
          <w:noProof/>
        </w:rPr>
        <w:t>2</w:t>
      </w:r>
      <w:r>
        <w:fldChar w:fldCharType="end"/>
      </w:r>
      <w:r>
        <w:t xml:space="preserve">: </w:t>
      </w:r>
      <w:r w:rsidRPr="00D36052">
        <w:t>Padrões urbano-demográficos do município de São Paulo.</w:t>
      </w:r>
    </w:p>
    <w:p w:rsidR="005C2050" w:rsidP="004867E2" w:rsidRDefault="005C2050" w14:paraId="48134CAE" w14:textId="4604E745">
      <w:pPr>
        <w:jc w:val="both"/>
        <w:rPr>
          <w:rFonts w:ascii="Calibri" w:hAnsi="Calibri" w:eastAsia="Calibri" w:cs="Calibri"/>
        </w:rPr>
      </w:pPr>
      <w:r w:rsidRPr="005561EF">
        <w:rPr>
          <w:rFonts w:ascii="Calibri" w:hAnsi="Calibri" w:eastAsia="Calibri" w:cs="Calibri"/>
        </w:rPr>
        <w:t xml:space="preserve">Fonte: </w:t>
      </w:r>
      <w:r w:rsidR="00F41829">
        <w:rPr>
          <w:rFonts w:ascii="Calibri" w:hAnsi="Calibri" w:eastAsia="Calibri" w:cs="Calibri"/>
        </w:rPr>
        <w:t>Nery, Souza</w:t>
      </w:r>
      <w:r w:rsidR="00BE78BD">
        <w:rPr>
          <w:rFonts w:ascii="Calibri" w:hAnsi="Calibri" w:eastAsia="Calibri" w:cs="Calibri"/>
        </w:rPr>
        <w:t xml:space="preserve"> e Adorno (2019)</w:t>
      </w:r>
      <w:r>
        <w:rPr>
          <w:rFonts w:ascii="Calibri" w:hAnsi="Calibri" w:eastAsia="Calibri" w:cs="Calibri"/>
        </w:rPr>
        <w:t>.</w:t>
      </w:r>
    </w:p>
    <w:p w:rsidR="00BE78BD" w:rsidP="005C2050" w:rsidRDefault="00BE78BD" w14:paraId="58060396" w14:textId="77777777">
      <w:pPr>
        <w:ind w:firstLine="709"/>
        <w:jc w:val="both"/>
        <w:rPr>
          <w:rFonts w:ascii="Calibri" w:hAnsi="Calibri" w:eastAsia="Calibri" w:cs="Calibri"/>
        </w:rPr>
      </w:pPr>
    </w:p>
    <w:p w:rsidR="0024221A" w:rsidP="005C2050" w:rsidRDefault="0024221A" w14:paraId="3921779F" w14:textId="08B1C773">
      <w:pPr>
        <w:ind w:firstLine="709"/>
        <w:jc w:val="both"/>
        <w:rPr>
          <w:rFonts w:ascii="Calibri" w:hAnsi="Calibri" w:eastAsia="Calibri" w:cs="Calibri"/>
        </w:rPr>
      </w:pPr>
      <w:r>
        <w:rPr>
          <w:rFonts w:ascii="Calibri" w:hAnsi="Calibri" w:eastAsia="Calibri" w:cs="Calibri"/>
        </w:rPr>
        <w:t>Os oito agrupamentos, na Figura 2 nomeados com as letras A a H,</w:t>
      </w:r>
      <w:r w:rsidR="003A59D5">
        <w:rPr>
          <w:rFonts w:ascii="Calibri" w:hAnsi="Calibri" w:eastAsia="Calibri" w:cs="Calibri"/>
        </w:rPr>
        <w:t xml:space="preserve"> demonstram que </w:t>
      </w:r>
      <w:r w:rsidR="003E658E">
        <w:rPr>
          <w:rFonts w:ascii="Calibri" w:hAnsi="Calibri" w:eastAsia="Calibri" w:cs="Calibri"/>
        </w:rPr>
        <w:t>gradações do território municipal compartilham indicadores sociais semelhantes. E</w:t>
      </w:r>
      <w:r w:rsidR="00B145CC">
        <w:rPr>
          <w:rFonts w:ascii="Calibri" w:hAnsi="Calibri" w:eastAsia="Calibri" w:cs="Calibri"/>
        </w:rPr>
        <w:t xml:space="preserve">nquanto o agrupamento A, por exemplo, </w:t>
      </w:r>
      <w:r w:rsidR="00FD47FB">
        <w:rPr>
          <w:rFonts w:ascii="Calibri" w:hAnsi="Calibri" w:eastAsia="Calibri" w:cs="Calibri"/>
        </w:rPr>
        <w:t>se urbanizou já no início do Século XX</w:t>
      </w:r>
      <w:r w:rsidR="00E33149">
        <w:rPr>
          <w:rFonts w:ascii="Calibri" w:hAnsi="Calibri" w:eastAsia="Calibri" w:cs="Calibri"/>
        </w:rPr>
        <w:t xml:space="preserve"> e reúne </w:t>
      </w:r>
      <w:r w:rsidR="00AC3597">
        <w:rPr>
          <w:rFonts w:ascii="Calibri" w:hAnsi="Calibri" w:eastAsia="Calibri" w:cs="Calibri"/>
        </w:rPr>
        <w:t>maior verticalização, menor processo de favelização e maior cobertura sanitária, o agrupamento H</w:t>
      </w:r>
      <w:r w:rsidR="00D94C15">
        <w:rPr>
          <w:rFonts w:ascii="Calibri" w:hAnsi="Calibri" w:eastAsia="Calibri" w:cs="Calibri"/>
        </w:rPr>
        <w:t>, com urbanização mais recente</w:t>
      </w:r>
      <w:r w:rsidR="006F6DF0">
        <w:rPr>
          <w:rFonts w:ascii="Calibri" w:hAnsi="Calibri" w:eastAsia="Calibri" w:cs="Calibri"/>
        </w:rPr>
        <w:t xml:space="preserve">, caracteriza-se por </w:t>
      </w:r>
      <w:r w:rsidR="005660DA">
        <w:rPr>
          <w:rFonts w:ascii="Calibri" w:hAnsi="Calibri" w:eastAsia="Calibri" w:cs="Calibri"/>
        </w:rPr>
        <w:t xml:space="preserve">maiores índices de homicídio, menor cobertura da rede de esgoto </w:t>
      </w:r>
      <w:r w:rsidR="004B1A76">
        <w:rPr>
          <w:rFonts w:ascii="Calibri" w:hAnsi="Calibri" w:eastAsia="Calibri" w:cs="Calibri"/>
        </w:rPr>
        <w:t>e água e maior quantidade de domicílios em área de risco geológico.</w:t>
      </w:r>
    </w:p>
    <w:p w:rsidR="00037F78" w:rsidP="00DF0AC0" w:rsidRDefault="003C253A" w14:paraId="2EFC05DF" w14:textId="4A2264F8">
      <w:pPr>
        <w:ind w:firstLine="709"/>
        <w:jc w:val="both"/>
        <w:rPr>
          <w:rFonts w:ascii="Calibri" w:hAnsi="Calibri" w:eastAsia="Calibri" w:cs="Calibri"/>
        </w:rPr>
      </w:pPr>
      <w:r w:rsidRPr="11990776" w:rsidR="003C253A">
        <w:rPr>
          <w:rFonts w:ascii="Calibri" w:hAnsi="Calibri" w:eastAsia="Calibri" w:cs="Calibri"/>
        </w:rPr>
        <w:t xml:space="preserve">Na esteira das conclusões dos pesquisadores, a partir dos dados utilizados, </w:t>
      </w:r>
      <w:r w:rsidRPr="11990776" w:rsidR="0064234C">
        <w:rPr>
          <w:rFonts w:ascii="Calibri" w:hAnsi="Calibri" w:eastAsia="Calibri" w:cs="Calibri"/>
        </w:rPr>
        <w:t>fica claro que “</w:t>
      </w:r>
      <w:r w:rsidRPr="11990776" w:rsidR="0064234C">
        <w:rPr>
          <w:rFonts w:ascii="Calibri" w:hAnsi="Calibri" w:eastAsia="Calibri" w:cs="Calibri"/>
        </w:rPr>
        <w:t>a dicotomia centro-periferia é inadequada ao entendimento da cidade e à sua boa gestão, pois ignora ou minimiza a diversidade</w:t>
      </w:r>
      <w:r w:rsidRPr="11990776" w:rsidR="0064234C">
        <w:rPr>
          <w:rFonts w:ascii="Calibri" w:hAnsi="Calibri" w:eastAsia="Calibri" w:cs="Calibri"/>
        </w:rPr>
        <w:t xml:space="preserve"> </w:t>
      </w:r>
      <w:r w:rsidRPr="11990776" w:rsidR="0064234C">
        <w:rPr>
          <w:rFonts w:ascii="Calibri" w:hAnsi="Calibri" w:eastAsia="Calibri" w:cs="Calibri"/>
        </w:rPr>
        <w:t>social, a econômica e os usos do tecido urbano</w:t>
      </w:r>
      <w:r w:rsidRPr="11990776" w:rsidR="0064234C">
        <w:rPr>
          <w:rFonts w:ascii="Calibri" w:hAnsi="Calibri" w:eastAsia="Calibri" w:cs="Calibri"/>
        </w:rPr>
        <w:t>” (NERY</w:t>
      </w:r>
      <w:r w:rsidRPr="11990776" w:rsidR="008C6120">
        <w:rPr>
          <w:rFonts w:ascii="Calibri" w:hAnsi="Calibri" w:eastAsia="Calibri" w:cs="Calibri"/>
        </w:rPr>
        <w:t>;</w:t>
      </w:r>
      <w:r w:rsidRPr="11990776" w:rsidR="0064234C">
        <w:rPr>
          <w:rFonts w:ascii="Calibri" w:hAnsi="Calibri" w:eastAsia="Calibri" w:cs="Calibri"/>
        </w:rPr>
        <w:t xml:space="preserve"> SOUZA</w:t>
      </w:r>
      <w:r w:rsidRPr="11990776" w:rsidR="008C6120">
        <w:rPr>
          <w:rFonts w:ascii="Calibri" w:hAnsi="Calibri" w:eastAsia="Calibri" w:cs="Calibri"/>
        </w:rPr>
        <w:t xml:space="preserve"> &amp; ADORNO, 2019:30).</w:t>
      </w:r>
      <w:r w:rsidRPr="11990776" w:rsidR="00B70F43">
        <w:rPr>
          <w:rFonts w:ascii="Calibri" w:hAnsi="Calibri" w:eastAsia="Calibri" w:cs="Calibri"/>
        </w:rPr>
        <w:t xml:space="preserve"> Outra conclusão importante</w:t>
      </w:r>
      <w:r w:rsidRPr="11990776" w:rsidR="005276DC">
        <w:rPr>
          <w:rFonts w:ascii="Calibri" w:hAnsi="Calibri" w:eastAsia="Calibri" w:cs="Calibri"/>
        </w:rPr>
        <w:t xml:space="preserve"> é que indicadores como nível educacional, renda, densidade populacional </w:t>
      </w:r>
      <w:r w:rsidRPr="11990776" w:rsidR="00FE4069">
        <w:rPr>
          <w:rFonts w:ascii="Calibri" w:hAnsi="Calibri" w:eastAsia="Calibri" w:cs="Calibri"/>
        </w:rPr>
        <w:t xml:space="preserve">e cobertura da rede de saneamento são condicionantes para maior urbanidade, influenciando, inclusive, indicadores </w:t>
      </w:r>
      <w:r w:rsidRPr="11990776" w:rsidR="00694B8F">
        <w:rPr>
          <w:rFonts w:ascii="Calibri" w:hAnsi="Calibri" w:eastAsia="Calibri" w:cs="Calibri"/>
        </w:rPr>
        <w:t>de homicídios dolosos.</w:t>
      </w:r>
    </w:p>
    <w:p w:rsidR="007452A0" w:rsidP="00DF0AC0" w:rsidRDefault="00CB7454" w14:paraId="4B35A430" w14:textId="2E632F87">
      <w:pPr>
        <w:ind w:firstLine="709"/>
        <w:jc w:val="both"/>
        <w:rPr>
          <w:rFonts w:ascii="Calibri" w:hAnsi="Calibri" w:eastAsia="Calibri" w:cs="Calibri"/>
        </w:rPr>
      </w:pPr>
      <w:r>
        <w:rPr>
          <w:rFonts w:ascii="Calibri" w:hAnsi="Calibri" w:eastAsia="Calibri" w:cs="Calibri"/>
        </w:rPr>
        <w:t xml:space="preserve">A menção </w:t>
      </w:r>
      <w:r w:rsidR="00600C37">
        <w:rPr>
          <w:rFonts w:ascii="Calibri" w:hAnsi="Calibri" w:eastAsia="Calibri" w:cs="Calibri"/>
        </w:rPr>
        <w:t xml:space="preserve">a esses dois estudos se </w:t>
      </w:r>
      <w:r w:rsidR="0047266E">
        <w:rPr>
          <w:rFonts w:ascii="Calibri" w:hAnsi="Calibri" w:eastAsia="Calibri" w:cs="Calibri"/>
        </w:rPr>
        <w:t>deu</w:t>
      </w:r>
      <w:r w:rsidR="002A3C32">
        <w:rPr>
          <w:rFonts w:ascii="Calibri" w:hAnsi="Calibri" w:eastAsia="Calibri" w:cs="Calibri"/>
        </w:rPr>
        <w:t xml:space="preserve"> p</w:t>
      </w:r>
      <w:r w:rsidR="00600C37">
        <w:rPr>
          <w:rFonts w:ascii="Calibri" w:hAnsi="Calibri" w:eastAsia="Calibri" w:cs="Calibri"/>
        </w:rPr>
        <w:t>ara ilustrar que, m</w:t>
      </w:r>
      <w:r w:rsidR="007452A0">
        <w:rPr>
          <w:rFonts w:ascii="Calibri" w:hAnsi="Calibri" w:eastAsia="Calibri" w:cs="Calibri"/>
        </w:rPr>
        <w:t>esmo com métodos diferentes</w:t>
      </w:r>
      <w:r w:rsidR="007C316B">
        <w:rPr>
          <w:rFonts w:ascii="Calibri" w:hAnsi="Calibri" w:eastAsia="Calibri" w:cs="Calibri"/>
        </w:rPr>
        <w:t xml:space="preserve">, </w:t>
      </w:r>
      <w:r w:rsidR="00600C37">
        <w:rPr>
          <w:rFonts w:ascii="Calibri" w:hAnsi="Calibri" w:eastAsia="Calibri" w:cs="Calibri"/>
        </w:rPr>
        <w:t xml:space="preserve">ambos </w:t>
      </w:r>
      <w:r w:rsidR="007C316B">
        <w:rPr>
          <w:rFonts w:ascii="Calibri" w:hAnsi="Calibri" w:eastAsia="Calibri" w:cs="Calibri"/>
        </w:rPr>
        <w:t xml:space="preserve">demonstram que </w:t>
      </w:r>
      <w:r w:rsidR="004F798F">
        <w:rPr>
          <w:rFonts w:ascii="Calibri" w:hAnsi="Calibri" w:eastAsia="Calibri" w:cs="Calibri"/>
        </w:rPr>
        <w:t>o que chamamos genericamente de “desigualdade social"</w:t>
      </w:r>
      <w:r w:rsidR="007C316B">
        <w:rPr>
          <w:rFonts w:ascii="Calibri" w:hAnsi="Calibri" w:eastAsia="Calibri" w:cs="Calibri"/>
        </w:rPr>
        <w:t xml:space="preserve"> se mescla entre </w:t>
      </w:r>
      <w:r w:rsidR="008177B4">
        <w:rPr>
          <w:rFonts w:ascii="Calibri" w:hAnsi="Calibri" w:eastAsia="Calibri" w:cs="Calibri"/>
        </w:rPr>
        <w:t>grupos</w:t>
      </w:r>
      <w:r w:rsidR="007C316B">
        <w:rPr>
          <w:rFonts w:ascii="Calibri" w:hAnsi="Calibri" w:eastAsia="Calibri" w:cs="Calibri"/>
        </w:rPr>
        <w:t xml:space="preserve">, seus domicílios e os seus lugares na </w:t>
      </w:r>
      <w:r w:rsidR="00B70F43">
        <w:rPr>
          <w:rFonts w:ascii="Calibri" w:hAnsi="Calibri" w:eastAsia="Calibri" w:cs="Calibri"/>
        </w:rPr>
        <w:t xml:space="preserve">cidade. </w:t>
      </w:r>
      <w:r w:rsidR="00A7249F">
        <w:rPr>
          <w:rFonts w:ascii="Calibri" w:hAnsi="Calibri" w:eastAsia="Calibri" w:cs="Calibri"/>
        </w:rPr>
        <w:t>Demonstram</w:t>
      </w:r>
      <w:r w:rsidR="00C77452">
        <w:rPr>
          <w:rFonts w:ascii="Calibri" w:hAnsi="Calibri" w:eastAsia="Calibri" w:cs="Calibri"/>
        </w:rPr>
        <w:t xml:space="preserve"> padrões </w:t>
      </w:r>
      <w:r w:rsidR="00A7249F">
        <w:rPr>
          <w:rFonts w:ascii="Calibri" w:hAnsi="Calibri" w:eastAsia="Calibri" w:cs="Calibri"/>
        </w:rPr>
        <w:t xml:space="preserve">territoriais </w:t>
      </w:r>
      <w:r w:rsidR="003A6F81">
        <w:rPr>
          <w:rFonts w:ascii="Calibri" w:hAnsi="Calibri" w:eastAsia="Calibri" w:cs="Calibri"/>
        </w:rPr>
        <w:t>em que porções do territóri</w:t>
      </w:r>
      <w:r w:rsidR="00394F22">
        <w:rPr>
          <w:rFonts w:ascii="Calibri" w:hAnsi="Calibri" w:eastAsia="Calibri" w:cs="Calibri"/>
        </w:rPr>
        <w:t xml:space="preserve">o – especialmente nas franjas da cidade, mas não somente – </w:t>
      </w:r>
      <w:r w:rsidR="008177B4">
        <w:rPr>
          <w:rFonts w:ascii="Calibri" w:hAnsi="Calibri" w:eastAsia="Calibri" w:cs="Calibri"/>
        </w:rPr>
        <w:t xml:space="preserve">estão submetidos </w:t>
      </w:r>
      <w:r w:rsidR="00E241D3">
        <w:rPr>
          <w:rFonts w:ascii="Calibri" w:hAnsi="Calibri" w:eastAsia="Calibri" w:cs="Calibri"/>
        </w:rPr>
        <w:t>a</w:t>
      </w:r>
      <w:r w:rsidR="008177B4">
        <w:rPr>
          <w:rFonts w:ascii="Calibri" w:hAnsi="Calibri" w:eastAsia="Calibri" w:cs="Calibri"/>
        </w:rPr>
        <w:t xml:space="preserve"> condições de vulnerabilidade urbana</w:t>
      </w:r>
      <w:r w:rsidR="005E268B">
        <w:rPr>
          <w:rFonts w:ascii="Calibri" w:hAnsi="Calibri" w:eastAsia="Calibri" w:cs="Calibri"/>
        </w:rPr>
        <w:t>, econômica, social e ambiental, ao passo que outras</w:t>
      </w:r>
      <w:r w:rsidR="00F41CB2">
        <w:rPr>
          <w:rFonts w:ascii="Calibri" w:hAnsi="Calibri" w:eastAsia="Calibri" w:cs="Calibri"/>
        </w:rPr>
        <w:t xml:space="preserve"> desfrutam </w:t>
      </w:r>
      <w:r w:rsidR="00A1351A">
        <w:rPr>
          <w:rFonts w:ascii="Calibri" w:hAnsi="Calibri" w:eastAsia="Calibri" w:cs="Calibri"/>
        </w:rPr>
        <w:t>dos benefícios gerados pelos acúmulos</w:t>
      </w:r>
      <w:r w:rsidR="00ED6FB5">
        <w:rPr>
          <w:rFonts w:ascii="Calibri" w:hAnsi="Calibri" w:eastAsia="Calibri" w:cs="Calibri"/>
        </w:rPr>
        <w:t xml:space="preserve"> </w:t>
      </w:r>
      <w:r w:rsidR="00A1351A">
        <w:rPr>
          <w:rFonts w:ascii="Calibri" w:hAnsi="Calibri" w:eastAsia="Calibri" w:cs="Calibri"/>
        </w:rPr>
        <w:t>de investimentos públicos e privados</w:t>
      </w:r>
      <w:r w:rsidR="00ED6FB5">
        <w:rPr>
          <w:rFonts w:ascii="Calibri" w:hAnsi="Calibri" w:eastAsia="Calibri" w:cs="Calibri"/>
        </w:rPr>
        <w:t xml:space="preserve"> realizados ao longo de décadas</w:t>
      </w:r>
      <w:r w:rsidR="00A1351A">
        <w:rPr>
          <w:rFonts w:ascii="Calibri" w:hAnsi="Calibri" w:eastAsia="Calibri" w:cs="Calibri"/>
        </w:rPr>
        <w:t>.</w:t>
      </w:r>
      <w:r w:rsidR="00100DD3">
        <w:rPr>
          <w:rFonts w:ascii="Calibri" w:hAnsi="Calibri" w:eastAsia="Calibri" w:cs="Calibri"/>
        </w:rPr>
        <w:t xml:space="preserve"> A </w:t>
      </w:r>
      <w:r w:rsidR="005722E7">
        <w:rPr>
          <w:rFonts w:ascii="Calibri" w:hAnsi="Calibri" w:eastAsia="Calibri" w:cs="Calibri"/>
        </w:rPr>
        <w:t xml:space="preserve">menção a esses dois trabalhos não deve ser confundida com uma revisão da literatura sobre o tema, ainda que aponte </w:t>
      </w:r>
      <w:r w:rsidR="000E3A6E">
        <w:rPr>
          <w:rFonts w:ascii="Calibri" w:hAnsi="Calibri" w:eastAsia="Calibri" w:cs="Calibri"/>
        </w:rPr>
        <w:t>a existência de</w:t>
      </w:r>
      <w:r w:rsidR="005722E7">
        <w:rPr>
          <w:rFonts w:ascii="Calibri" w:hAnsi="Calibri" w:eastAsia="Calibri" w:cs="Calibri"/>
        </w:rPr>
        <w:t xml:space="preserve"> massa crítica sobre o assunto. </w:t>
      </w:r>
      <w:r w:rsidR="008A6222">
        <w:rPr>
          <w:rFonts w:ascii="Calibri" w:hAnsi="Calibri" w:eastAsia="Calibri" w:cs="Calibri"/>
        </w:rPr>
        <w:t xml:space="preserve">Em outras palavras, existem subsídios </w:t>
      </w:r>
      <w:r w:rsidR="000E3A6E">
        <w:rPr>
          <w:rFonts w:ascii="Calibri" w:hAnsi="Calibri" w:eastAsia="Calibri" w:cs="Calibri"/>
        </w:rPr>
        <w:t xml:space="preserve">qualificados </w:t>
      </w:r>
      <w:r w:rsidR="008A6222">
        <w:rPr>
          <w:rFonts w:ascii="Calibri" w:hAnsi="Calibri" w:eastAsia="Calibri" w:cs="Calibri"/>
        </w:rPr>
        <w:t>para inserir a dimensão do combate às desigualdades no planejamento governamental</w:t>
      </w:r>
      <w:r w:rsidR="002C1545">
        <w:rPr>
          <w:rFonts w:ascii="Calibri" w:hAnsi="Calibri" w:eastAsia="Calibri" w:cs="Calibri"/>
        </w:rPr>
        <w:t xml:space="preserve"> e na formulação e implementação de políticas públicas.</w:t>
      </w:r>
    </w:p>
    <w:p w:rsidR="00613772" w:rsidP="00DF0AC0" w:rsidRDefault="00C32066" w14:paraId="1084A882" w14:textId="1105DC21">
      <w:pPr>
        <w:ind w:firstLine="709"/>
        <w:jc w:val="both"/>
        <w:rPr>
          <w:rFonts w:ascii="Calibri" w:hAnsi="Calibri" w:eastAsia="Calibri" w:cs="Calibri"/>
        </w:rPr>
      </w:pPr>
      <w:r w:rsidRPr="5FA1B5D4">
        <w:rPr>
          <w:rFonts w:ascii="Calibri" w:hAnsi="Calibri" w:eastAsia="Calibri" w:cs="Calibri"/>
        </w:rPr>
        <w:t>Sob a ótica da administração pública municipal, n</w:t>
      </w:r>
      <w:r w:rsidRPr="5FA1B5D4" w:rsidR="00A731FB">
        <w:rPr>
          <w:rFonts w:ascii="Calibri" w:hAnsi="Calibri" w:eastAsia="Calibri" w:cs="Calibri"/>
        </w:rPr>
        <w:t>ão há fórmulas para o enfrent</w:t>
      </w:r>
      <w:r w:rsidRPr="5FA1B5D4" w:rsidR="0097745E">
        <w:rPr>
          <w:rFonts w:ascii="Calibri" w:hAnsi="Calibri" w:eastAsia="Calibri" w:cs="Calibri"/>
        </w:rPr>
        <w:t>amento d</w:t>
      </w:r>
      <w:r w:rsidRPr="5FA1B5D4" w:rsidR="009E0121">
        <w:rPr>
          <w:rFonts w:ascii="Calibri" w:hAnsi="Calibri" w:eastAsia="Calibri" w:cs="Calibri"/>
        </w:rPr>
        <w:t>as desigualdades sociais no</w:t>
      </w:r>
      <w:r w:rsidRPr="5FA1B5D4" w:rsidR="0078570B">
        <w:rPr>
          <w:rFonts w:ascii="Calibri" w:hAnsi="Calibri" w:eastAsia="Calibri" w:cs="Calibri"/>
        </w:rPr>
        <w:t>s espaços da cidade</w:t>
      </w:r>
      <w:r w:rsidRPr="5FA1B5D4" w:rsidR="0097745E">
        <w:rPr>
          <w:rFonts w:ascii="Calibri" w:hAnsi="Calibri" w:eastAsia="Calibri" w:cs="Calibri"/>
        </w:rPr>
        <w:t xml:space="preserve">. Sem prejuízo </w:t>
      </w:r>
      <w:r w:rsidRPr="5FA1B5D4" w:rsidR="00C44E95">
        <w:rPr>
          <w:rFonts w:ascii="Calibri" w:hAnsi="Calibri" w:eastAsia="Calibri" w:cs="Calibri"/>
        </w:rPr>
        <w:t>às</w:t>
      </w:r>
      <w:r w:rsidRPr="5FA1B5D4" w:rsidR="00562AE7">
        <w:rPr>
          <w:rFonts w:ascii="Calibri" w:hAnsi="Calibri" w:eastAsia="Calibri" w:cs="Calibri"/>
        </w:rPr>
        <w:t xml:space="preserve"> propostas de</w:t>
      </w:r>
      <w:r w:rsidRPr="5FA1B5D4" w:rsidR="0097745E">
        <w:rPr>
          <w:rFonts w:ascii="Calibri" w:hAnsi="Calibri" w:eastAsia="Calibri" w:cs="Calibri"/>
        </w:rPr>
        <w:t xml:space="preserve"> políticas </w:t>
      </w:r>
      <w:r w:rsidRPr="5FA1B5D4" w:rsidR="5D80BE48">
        <w:rPr>
          <w:rFonts w:ascii="Calibri" w:hAnsi="Calibri" w:eastAsia="Calibri" w:cs="Calibri"/>
        </w:rPr>
        <w:t>públicas com</w:t>
      </w:r>
      <w:r w:rsidRPr="5FA1B5D4" w:rsidR="006E4DEC">
        <w:rPr>
          <w:rFonts w:ascii="Calibri" w:hAnsi="Calibri" w:eastAsia="Calibri" w:cs="Calibri"/>
        </w:rPr>
        <w:t xml:space="preserve"> evidências para o combate às desigualdades (como ações voltadas à primeira infância</w:t>
      </w:r>
      <w:r w:rsidRPr="5FA1B5D4" w:rsidR="00EB6690">
        <w:rPr>
          <w:rFonts w:ascii="Calibri" w:hAnsi="Calibri" w:eastAsia="Calibri" w:cs="Calibri"/>
        </w:rPr>
        <w:t xml:space="preserve"> e de formalização do mercado de trabalho, por exemplo)</w:t>
      </w:r>
      <w:r w:rsidRPr="5FA1B5D4" w:rsidR="00975F1F">
        <w:rPr>
          <w:rFonts w:ascii="Calibri" w:hAnsi="Calibri" w:eastAsia="Calibri" w:cs="Calibri"/>
        </w:rPr>
        <w:t xml:space="preserve">, é fundamental que </w:t>
      </w:r>
      <w:r w:rsidRPr="5FA1B5D4" w:rsidR="00762300">
        <w:rPr>
          <w:rFonts w:ascii="Calibri" w:hAnsi="Calibri" w:eastAsia="Calibri" w:cs="Calibri"/>
        </w:rPr>
        <w:t>os territórios estejam representados no orçamento público.</w:t>
      </w:r>
      <w:r w:rsidRPr="5FA1B5D4" w:rsidR="00D14096">
        <w:rPr>
          <w:rFonts w:ascii="Calibri" w:hAnsi="Calibri" w:eastAsia="Calibri" w:cs="Calibri"/>
        </w:rPr>
        <w:t xml:space="preserve"> </w:t>
      </w:r>
      <w:r w:rsidRPr="5FA1B5D4" w:rsidR="00F46129">
        <w:rPr>
          <w:rFonts w:ascii="Calibri" w:hAnsi="Calibri" w:eastAsia="Calibri" w:cs="Calibri"/>
        </w:rPr>
        <w:t xml:space="preserve">À medida em que </w:t>
      </w:r>
      <w:r w:rsidRPr="5FA1B5D4" w:rsidR="0010422E">
        <w:rPr>
          <w:rFonts w:ascii="Calibri" w:hAnsi="Calibri" w:eastAsia="Calibri" w:cs="Calibri"/>
        </w:rPr>
        <w:t xml:space="preserve">se torna possível observar o conjunto de investimentos e atividades custeadas em cada parte da cidade, </w:t>
      </w:r>
      <w:r w:rsidRPr="5FA1B5D4" w:rsidR="00781A96">
        <w:rPr>
          <w:rFonts w:ascii="Calibri" w:hAnsi="Calibri" w:eastAsia="Calibri" w:cs="Calibri"/>
        </w:rPr>
        <w:t xml:space="preserve">torna-se possível, também, avançar para a discussão </w:t>
      </w:r>
      <w:r w:rsidRPr="5FA1B5D4" w:rsidR="00C31E79">
        <w:rPr>
          <w:rFonts w:ascii="Calibri" w:hAnsi="Calibri" w:eastAsia="Calibri" w:cs="Calibri"/>
        </w:rPr>
        <w:t>sobre a efetividade do gasto</w:t>
      </w:r>
      <w:r w:rsidRPr="5FA1B5D4" w:rsidR="00986C30">
        <w:rPr>
          <w:rFonts w:ascii="Calibri" w:hAnsi="Calibri" w:eastAsia="Calibri" w:cs="Calibri"/>
        </w:rPr>
        <w:t xml:space="preserve"> </w:t>
      </w:r>
      <w:r w:rsidRPr="5FA1B5D4" w:rsidR="009E6C5F">
        <w:rPr>
          <w:rFonts w:ascii="Calibri" w:hAnsi="Calibri" w:eastAsia="Calibri" w:cs="Calibri"/>
        </w:rPr>
        <w:t>empreendido</w:t>
      </w:r>
      <w:r w:rsidRPr="5FA1B5D4" w:rsidR="00C31E79">
        <w:rPr>
          <w:rFonts w:ascii="Calibri" w:hAnsi="Calibri" w:eastAsia="Calibri" w:cs="Calibri"/>
        </w:rPr>
        <w:t xml:space="preserve"> para lidar com </w:t>
      </w:r>
      <w:r w:rsidRPr="5FA1B5D4" w:rsidR="00986C30">
        <w:rPr>
          <w:rFonts w:ascii="Calibri" w:hAnsi="Calibri" w:eastAsia="Calibri" w:cs="Calibri"/>
        </w:rPr>
        <w:t>os problemas e questões públicas</w:t>
      </w:r>
      <w:r w:rsidRPr="5FA1B5D4" w:rsidR="007466B2">
        <w:rPr>
          <w:rFonts w:ascii="Calibri" w:hAnsi="Calibri" w:eastAsia="Calibri" w:cs="Calibri"/>
        </w:rPr>
        <w:t xml:space="preserve">, cujas feições se relacionam </w:t>
      </w:r>
      <w:r w:rsidRPr="5FA1B5D4" w:rsidR="00E81F29">
        <w:rPr>
          <w:rFonts w:ascii="Calibri" w:hAnsi="Calibri" w:eastAsia="Calibri" w:cs="Calibri"/>
        </w:rPr>
        <w:t>com o lugar de onde emanam</w:t>
      </w:r>
      <w:r w:rsidRPr="5FA1B5D4" w:rsidR="00986C30">
        <w:rPr>
          <w:rFonts w:ascii="Calibri" w:hAnsi="Calibri" w:eastAsia="Calibri" w:cs="Calibri"/>
        </w:rPr>
        <w:t xml:space="preserve">. </w:t>
      </w:r>
      <w:r w:rsidRPr="5FA1B5D4" w:rsidR="00D14096">
        <w:rPr>
          <w:rFonts w:ascii="Calibri" w:hAnsi="Calibri" w:eastAsia="Calibri" w:cs="Calibri"/>
        </w:rPr>
        <w:t>Para</w:t>
      </w:r>
      <w:r w:rsidRPr="5FA1B5D4" w:rsidR="009E6C5F">
        <w:rPr>
          <w:rFonts w:ascii="Calibri" w:hAnsi="Calibri" w:eastAsia="Calibri" w:cs="Calibri"/>
        </w:rPr>
        <w:t xml:space="preserve"> a regionalização do orçamento</w:t>
      </w:r>
      <w:r w:rsidRPr="5FA1B5D4" w:rsidR="00C2668E">
        <w:rPr>
          <w:rFonts w:ascii="Calibri" w:hAnsi="Calibri" w:eastAsia="Calibri" w:cs="Calibri"/>
        </w:rPr>
        <w:t xml:space="preserve">, é importante, </w:t>
      </w:r>
      <w:r w:rsidRPr="5FA1B5D4" w:rsidR="00E81F29">
        <w:rPr>
          <w:rFonts w:ascii="Calibri" w:hAnsi="Calibri" w:eastAsia="Calibri" w:cs="Calibri"/>
        </w:rPr>
        <w:t>portanto, um</w:t>
      </w:r>
      <w:r w:rsidRPr="5FA1B5D4" w:rsidR="00C2668E">
        <w:rPr>
          <w:rFonts w:ascii="Calibri" w:hAnsi="Calibri" w:eastAsia="Calibri" w:cs="Calibri"/>
        </w:rPr>
        <w:t xml:space="preserve"> compromisso político – não apenas vinculado a</w:t>
      </w:r>
      <w:r w:rsidRPr="5FA1B5D4" w:rsidR="00216DF1">
        <w:rPr>
          <w:rFonts w:ascii="Calibri" w:hAnsi="Calibri" w:eastAsia="Calibri" w:cs="Calibri"/>
        </w:rPr>
        <w:t xml:space="preserve"> uma outra bandeira partidária</w:t>
      </w:r>
      <w:r w:rsidRPr="5FA1B5D4" w:rsidR="00E81F29">
        <w:rPr>
          <w:rFonts w:ascii="Calibri" w:hAnsi="Calibri" w:eastAsia="Calibri" w:cs="Calibri"/>
        </w:rPr>
        <w:t>; a uma ou outra gestão governamental</w:t>
      </w:r>
      <w:r w:rsidRPr="5FA1B5D4" w:rsidR="00216DF1">
        <w:rPr>
          <w:rFonts w:ascii="Calibri" w:hAnsi="Calibri" w:eastAsia="Calibri" w:cs="Calibri"/>
        </w:rPr>
        <w:t xml:space="preserve"> – de institucionalizar o processo de planejamento e monitoramento da execução orçamentária </w:t>
      </w:r>
      <w:r w:rsidRPr="5FA1B5D4" w:rsidR="00E81F29">
        <w:rPr>
          <w:rFonts w:ascii="Calibri" w:hAnsi="Calibri" w:eastAsia="Calibri" w:cs="Calibri"/>
        </w:rPr>
        <w:t>de forma regionalizada.</w:t>
      </w:r>
    </w:p>
    <w:p w:rsidR="00E01EE4" w:rsidP="00476646" w:rsidRDefault="0091529C" w14:paraId="1AD326DB" w14:textId="4C99D081">
      <w:pPr>
        <w:ind w:firstLine="709"/>
        <w:jc w:val="both"/>
        <w:rPr>
          <w:rFonts w:ascii="Calibri" w:hAnsi="Calibri" w:eastAsia="Calibri" w:cs="Calibri"/>
        </w:rPr>
      </w:pPr>
      <w:r>
        <w:rPr>
          <w:rFonts w:ascii="Calibri" w:hAnsi="Calibri" w:eastAsia="Calibri" w:cs="Calibri"/>
        </w:rPr>
        <w:t>Um passo nes</w:t>
      </w:r>
      <w:r w:rsidR="0017345A">
        <w:rPr>
          <w:rFonts w:ascii="Calibri" w:hAnsi="Calibri" w:eastAsia="Calibri" w:cs="Calibri"/>
        </w:rPr>
        <w:t xml:space="preserve">sa direção foi dado com a </w:t>
      </w:r>
      <w:r w:rsidRPr="00DC795E" w:rsidR="00DC795E">
        <w:rPr>
          <w:rFonts w:ascii="Calibri" w:hAnsi="Calibri" w:eastAsia="Calibri" w:cs="Calibri"/>
        </w:rPr>
        <w:t>Lei nº 17.729 de 28 de dezembro de 2021 (PPA 2022-2025)</w:t>
      </w:r>
      <w:r w:rsidR="001F72B0">
        <w:rPr>
          <w:rFonts w:ascii="Calibri" w:hAnsi="Calibri" w:eastAsia="Calibri" w:cs="Calibri"/>
        </w:rPr>
        <w:t>, que instituiu o Índice de Distribuição Regional do Gasto Público (IDRGP)</w:t>
      </w:r>
      <w:r w:rsidR="00713E86">
        <w:rPr>
          <w:rFonts w:ascii="Calibri" w:hAnsi="Calibri" w:eastAsia="Calibri" w:cs="Calibri"/>
        </w:rPr>
        <w:t>, cujo monitoramento dos resultados</w:t>
      </w:r>
      <w:r w:rsidR="00726BBF">
        <w:rPr>
          <w:rFonts w:ascii="Calibri" w:hAnsi="Calibri" w:eastAsia="Calibri" w:cs="Calibri"/>
        </w:rPr>
        <w:t xml:space="preserve"> referentes a 2022</w:t>
      </w:r>
      <w:r w:rsidR="00713E86">
        <w:rPr>
          <w:rFonts w:ascii="Calibri" w:hAnsi="Calibri" w:eastAsia="Calibri" w:cs="Calibri"/>
        </w:rPr>
        <w:t xml:space="preserve"> é o</w:t>
      </w:r>
      <w:r w:rsidR="00083B48">
        <w:rPr>
          <w:rFonts w:ascii="Calibri" w:hAnsi="Calibri" w:eastAsia="Calibri" w:cs="Calibri"/>
        </w:rPr>
        <w:t xml:space="preserve"> o</w:t>
      </w:r>
      <w:r w:rsidR="00713E86">
        <w:rPr>
          <w:rFonts w:ascii="Calibri" w:hAnsi="Calibri" w:eastAsia="Calibri" w:cs="Calibri"/>
        </w:rPr>
        <w:t>bje</w:t>
      </w:r>
      <w:r w:rsidR="00083B48">
        <w:rPr>
          <w:rFonts w:ascii="Calibri" w:hAnsi="Calibri" w:eastAsia="Calibri" w:cs="Calibri"/>
        </w:rPr>
        <w:t>t</w:t>
      </w:r>
      <w:r w:rsidR="00713E86">
        <w:rPr>
          <w:rFonts w:ascii="Calibri" w:hAnsi="Calibri" w:eastAsia="Calibri" w:cs="Calibri"/>
        </w:rPr>
        <w:t xml:space="preserve">o do presente relatório. Antes de </w:t>
      </w:r>
      <w:r w:rsidR="006D7879">
        <w:rPr>
          <w:rFonts w:ascii="Calibri" w:hAnsi="Calibri" w:eastAsia="Calibri" w:cs="Calibri"/>
        </w:rPr>
        <w:t>abordar as metodologias para a consolidação do IDRGP</w:t>
      </w:r>
      <w:r w:rsidR="00083B48">
        <w:rPr>
          <w:rFonts w:ascii="Calibri" w:hAnsi="Calibri" w:eastAsia="Calibri" w:cs="Calibri"/>
        </w:rPr>
        <w:t>, bem como os resultados do seu primeiro ano de aplicação</w:t>
      </w:r>
      <w:r w:rsidR="00802710">
        <w:rPr>
          <w:rFonts w:ascii="Calibri" w:hAnsi="Calibri" w:eastAsia="Calibri" w:cs="Calibri"/>
        </w:rPr>
        <w:t xml:space="preserve">, é válido conhecer outras formas de visualizar a regionalização do orçamento para, </w:t>
      </w:r>
      <w:r w:rsidR="00EB6690">
        <w:rPr>
          <w:rFonts w:ascii="Calibri" w:hAnsi="Calibri" w:eastAsia="Calibri" w:cs="Calibri"/>
        </w:rPr>
        <w:t>sobretudo</w:t>
      </w:r>
      <w:r w:rsidR="00802710">
        <w:rPr>
          <w:rFonts w:ascii="Calibri" w:hAnsi="Calibri" w:eastAsia="Calibri" w:cs="Calibri"/>
        </w:rPr>
        <w:t xml:space="preserve">, </w:t>
      </w:r>
      <w:r w:rsidR="00B30201">
        <w:rPr>
          <w:rFonts w:ascii="Calibri" w:hAnsi="Calibri" w:eastAsia="Calibri" w:cs="Calibri"/>
        </w:rPr>
        <w:t xml:space="preserve">não </w:t>
      </w:r>
      <w:r w:rsidR="00654A07">
        <w:rPr>
          <w:rFonts w:ascii="Calibri" w:hAnsi="Calibri" w:eastAsia="Calibri" w:cs="Calibri"/>
        </w:rPr>
        <w:t>as confundir</w:t>
      </w:r>
      <w:r w:rsidR="00B30201">
        <w:rPr>
          <w:rFonts w:ascii="Calibri" w:hAnsi="Calibri" w:eastAsia="Calibri" w:cs="Calibri"/>
        </w:rPr>
        <w:t xml:space="preserve"> com </w:t>
      </w:r>
      <w:r w:rsidR="00115B34">
        <w:rPr>
          <w:rFonts w:ascii="Calibri" w:hAnsi="Calibri" w:eastAsia="Calibri" w:cs="Calibri"/>
        </w:rPr>
        <w:t xml:space="preserve">o </w:t>
      </w:r>
      <w:r w:rsidR="00EA345E">
        <w:rPr>
          <w:rFonts w:ascii="Calibri" w:hAnsi="Calibri" w:eastAsia="Calibri" w:cs="Calibri"/>
        </w:rPr>
        <w:t>Índice em tela</w:t>
      </w:r>
      <w:r w:rsidR="00726BBF">
        <w:rPr>
          <w:rFonts w:ascii="Calibri" w:hAnsi="Calibri" w:eastAsia="Calibri" w:cs="Calibri"/>
        </w:rPr>
        <w:t>.</w:t>
      </w:r>
    </w:p>
    <w:p w:rsidR="0094567C" w:rsidP="0094567C" w:rsidRDefault="0094567C" w14:paraId="1DC2EA04" w14:textId="77777777">
      <w:pPr>
        <w:jc w:val="both"/>
      </w:pPr>
    </w:p>
    <w:p w:rsidR="42F535B5" w:rsidP="00EF0BF3" w:rsidRDefault="27593A17" w14:paraId="6A8DF038" w14:textId="4BB88449">
      <w:pPr>
        <w:pStyle w:val="Ttulo1"/>
        <w:numPr>
          <w:ilvl w:val="0"/>
          <w:numId w:val="26"/>
        </w:numPr>
      </w:pPr>
      <w:bookmarkStart w:name="_Toc146536352" w:id="3"/>
      <w:r>
        <w:lastRenderedPageBreak/>
        <w:t>O reconhecimento dos diferentes esforços</w:t>
      </w:r>
      <w:r w:rsidR="4E69FC8C">
        <w:t xml:space="preserve"> </w:t>
      </w:r>
      <w:r w:rsidR="007B3162">
        <w:t xml:space="preserve">para </w:t>
      </w:r>
      <w:r w:rsidR="42F535B5">
        <w:t>regionalizar o gasto público</w:t>
      </w:r>
      <w:bookmarkEnd w:id="3"/>
    </w:p>
    <w:p w:rsidR="0005660F" w:rsidP="0094567C" w:rsidRDefault="0005660F" w14:paraId="05A7495D" w14:textId="77777777">
      <w:pPr>
        <w:ind w:firstLine="709"/>
        <w:jc w:val="both"/>
        <w:rPr>
          <w:rFonts w:ascii="Calibri" w:hAnsi="Calibri" w:eastAsia="Calibri" w:cs="Calibri"/>
        </w:rPr>
      </w:pPr>
    </w:p>
    <w:p w:rsidR="0094567C" w:rsidP="0094567C" w:rsidRDefault="0094567C" w14:paraId="0F176BC7" w14:textId="279E797C">
      <w:pPr>
        <w:ind w:firstLine="709"/>
        <w:jc w:val="both"/>
        <w:rPr>
          <w:rFonts w:ascii="Calibri" w:hAnsi="Calibri" w:eastAsia="Calibri" w:cs="Calibri"/>
        </w:rPr>
      </w:pPr>
      <w:r w:rsidRPr="11990776" w:rsidR="0094567C">
        <w:rPr>
          <w:rFonts w:ascii="Calibri" w:hAnsi="Calibri" w:eastAsia="Calibri" w:cs="Calibri"/>
        </w:rPr>
        <w:t>A</w:t>
      </w:r>
      <w:r w:rsidRPr="11990776" w:rsidR="0094567C">
        <w:rPr>
          <w:rFonts w:ascii="Calibri" w:hAnsi="Calibri" w:eastAsia="Calibri" w:cs="Calibri"/>
        </w:rPr>
        <w:t xml:space="preserve"> Prefeitura de São Paulo tem engendrado esforços para tornar a regionalização do gasto público um elemento estrutural do processo de planejamento e de execução orçamentária. Durante a elaboração do Projeto de Lei Orçamentária Anual os órgãos são orientados a acrescentar nas despesas fixadas uma codificação que permite identificar a que localidade se referem (em termos de região da cidade ou de subprefeitura) as despesas passíveis de regionalização: essa codificação recebe o nome de Detalhamento da Ação (D</w:t>
      </w:r>
      <w:del w:author="Jéssica de Souza Farjado" w:date="2023-09-26T21:32:49.713Z" w:id="159636129">
        <w:r w:rsidRPr="11990776" w:rsidDel="0094567C">
          <w:rPr>
            <w:rFonts w:ascii="Calibri" w:hAnsi="Calibri" w:eastAsia="Calibri" w:cs="Calibri"/>
          </w:rPr>
          <w:delText>.</w:delText>
        </w:r>
      </w:del>
      <w:r w:rsidRPr="11990776" w:rsidR="0094567C">
        <w:rPr>
          <w:rFonts w:ascii="Calibri" w:hAnsi="Calibri" w:eastAsia="Calibri" w:cs="Calibri"/>
        </w:rPr>
        <w:t>A). Posteriormente, durante a fase de liquidação dos gastos, os órgãos são obrigados a incluir no Sistema de Orçamento e Finanças (SOF), o Detalhamento da Ação para cada despesa atestada.</w:t>
      </w:r>
    </w:p>
    <w:p w:rsidR="00791A3C" w:rsidP="11990776" w:rsidRDefault="001C0C68" w14:paraId="76D1C2D6" w14:textId="3B6BA6A6">
      <w:pPr>
        <w:pStyle w:val="Normal"/>
        <w:bidi w:val="0"/>
        <w:spacing w:before="0" w:beforeAutospacing="off" w:after="160" w:afterAutospacing="off" w:line="259" w:lineRule="auto"/>
        <w:ind w:left="0" w:right="0" w:firstLine="709"/>
        <w:jc w:val="both"/>
        <w:rPr>
          <w:rFonts w:ascii="Calibri" w:hAnsi="Calibri" w:eastAsia="Calibri" w:cs="Calibri"/>
        </w:rPr>
      </w:pPr>
      <w:r w:rsidRPr="11990776" w:rsidR="001C0C68">
        <w:rPr>
          <w:rFonts w:ascii="Calibri" w:hAnsi="Calibri" w:eastAsia="Calibri" w:cs="Calibri"/>
        </w:rPr>
        <w:t>Nem tod</w:t>
      </w:r>
      <w:r w:rsidRPr="11990776" w:rsidR="00C65D9E">
        <w:rPr>
          <w:rFonts w:ascii="Calibri" w:hAnsi="Calibri" w:eastAsia="Calibri" w:cs="Calibri"/>
        </w:rPr>
        <w:t xml:space="preserve">as as despesas </w:t>
      </w:r>
      <w:r w:rsidRPr="11990776" w:rsidR="001C0C68">
        <w:rPr>
          <w:rFonts w:ascii="Calibri" w:hAnsi="Calibri" w:eastAsia="Calibri" w:cs="Calibri"/>
        </w:rPr>
        <w:t xml:space="preserve">podem ser </w:t>
      </w:r>
      <w:r w:rsidRPr="11990776" w:rsidR="00C65D9E">
        <w:rPr>
          <w:rFonts w:ascii="Calibri" w:hAnsi="Calibri" w:eastAsia="Calibri" w:cs="Calibri"/>
        </w:rPr>
        <w:t>regionalizad</w:t>
      </w:r>
      <w:r w:rsidRPr="11990776" w:rsidR="0071238B">
        <w:rPr>
          <w:rFonts w:ascii="Calibri" w:hAnsi="Calibri" w:eastAsia="Calibri" w:cs="Calibri"/>
        </w:rPr>
        <w:t>a</w:t>
      </w:r>
      <w:r w:rsidRPr="11990776" w:rsidR="00C65D9E">
        <w:rPr>
          <w:rFonts w:ascii="Calibri" w:hAnsi="Calibri" w:eastAsia="Calibri" w:cs="Calibri"/>
        </w:rPr>
        <w:t>s. Despesa</w:t>
      </w:r>
      <w:r w:rsidRPr="11990776" w:rsidR="00917213">
        <w:rPr>
          <w:rFonts w:ascii="Calibri" w:hAnsi="Calibri" w:eastAsia="Calibri" w:cs="Calibri"/>
        </w:rPr>
        <w:t>s</w:t>
      </w:r>
      <w:r w:rsidRPr="11990776" w:rsidR="00C65D9E">
        <w:rPr>
          <w:rFonts w:ascii="Calibri" w:hAnsi="Calibri" w:eastAsia="Calibri" w:cs="Calibri"/>
        </w:rPr>
        <w:t xml:space="preserve"> com </w:t>
      </w:r>
      <w:r w:rsidRPr="11990776" w:rsidR="00917213">
        <w:rPr>
          <w:rFonts w:ascii="Calibri" w:hAnsi="Calibri" w:eastAsia="Calibri" w:cs="Calibri"/>
        </w:rPr>
        <w:t>serviço de</w:t>
      </w:r>
      <w:r w:rsidRPr="11990776" w:rsidR="00C65D9E">
        <w:rPr>
          <w:rFonts w:ascii="Calibri" w:hAnsi="Calibri" w:eastAsia="Calibri" w:cs="Calibri"/>
        </w:rPr>
        <w:t xml:space="preserve"> dívidas</w:t>
      </w:r>
      <w:r w:rsidRPr="11990776" w:rsidR="00856416">
        <w:rPr>
          <w:rFonts w:ascii="Calibri" w:hAnsi="Calibri" w:eastAsia="Calibri" w:cs="Calibri"/>
        </w:rPr>
        <w:t>, condenações judiciais</w:t>
      </w:r>
      <w:r w:rsidRPr="11990776" w:rsidR="0030255A">
        <w:rPr>
          <w:rFonts w:ascii="Calibri" w:hAnsi="Calibri" w:eastAsia="Calibri" w:cs="Calibri"/>
        </w:rPr>
        <w:t xml:space="preserve"> ou contratos de </w:t>
      </w:r>
      <w:r w:rsidRPr="11990776" w:rsidR="00EE4313">
        <w:rPr>
          <w:rFonts w:ascii="Calibri" w:hAnsi="Calibri" w:eastAsia="Calibri" w:cs="Calibri"/>
        </w:rPr>
        <w:t>desenvolvimento ou manutenção de sistemas informatizados</w:t>
      </w:r>
      <w:r w:rsidRPr="11990776" w:rsidR="00C65D9E">
        <w:rPr>
          <w:rFonts w:ascii="Calibri" w:hAnsi="Calibri" w:eastAsia="Calibri" w:cs="Calibri"/>
        </w:rPr>
        <w:t>, por exemplo</w:t>
      </w:r>
      <w:r w:rsidRPr="11990776" w:rsidR="0071238B">
        <w:rPr>
          <w:rFonts w:ascii="Calibri" w:hAnsi="Calibri" w:eastAsia="Calibri" w:cs="Calibri"/>
        </w:rPr>
        <w:t>, não possuem a regionalização com</w:t>
      </w:r>
      <w:r w:rsidRPr="11990776" w:rsidR="003764BD">
        <w:rPr>
          <w:rFonts w:ascii="Calibri" w:hAnsi="Calibri" w:eastAsia="Calibri" w:cs="Calibri"/>
        </w:rPr>
        <w:t>o</w:t>
      </w:r>
      <w:r w:rsidRPr="11990776" w:rsidR="0071238B">
        <w:rPr>
          <w:rFonts w:ascii="Calibri" w:hAnsi="Calibri" w:eastAsia="Calibri" w:cs="Calibri"/>
        </w:rPr>
        <w:t xml:space="preserve"> um atributo.</w:t>
      </w:r>
      <w:r w:rsidRPr="11990776" w:rsidR="00AD3780">
        <w:rPr>
          <w:rFonts w:ascii="Calibri" w:hAnsi="Calibri" w:eastAsia="Calibri" w:cs="Calibri"/>
        </w:rPr>
        <w:t xml:space="preserve"> Portanto, apenas uma porção das despesas da Prefeitura de São Paulo é passível de regionalização.</w:t>
      </w:r>
      <w:r w:rsidRPr="11990776" w:rsidR="00AA662C">
        <w:rPr>
          <w:rFonts w:ascii="Calibri" w:hAnsi="Calibri" w:eastAsia="Calibri" w:cs="Calibri"/>
        </w:rPr>
        <w:t xml:space="preserve"> É importante mencionar que, da parcela </w:t>
      </w:r>
      <w:r w:rsidRPr="11990776" w:rsidR="00AA662C">
        <w:rPr>
          <w:rFonts w:ascii="Calibri" w:hAnsi="Calibri" w:eastAsia="Calibri" w:cs="Calibri"/>
        </w:rPr>
        <w:t>regionalizáve</w:t>
      </w:r>
      <w:r w:rsidRPr="11990776" w:rsidR="00A83962">
        <w:rPr>
          <w:rFonts w:ascii="Calibri" w:hAnsi="Calibri" w:eastAsia="Calibri" w:cs="Calibri"/>
        </w:rPr>
        <w:t>l</w:t>
      </w:r>
      <w:r w:rsidRPr="11990776" w:rsidR="00AA662C">
        <w:rPr>
          <w:rFonts w:ascii="Calibri" w:hAnsi="Calibri" w:eastAsia="Calibri" w:cs="Calibri"/>
        </w:rPr>
        <w:t xml:space="preserve">, nem todas as despesas </w:t>
      </w:r>
      <w:r w:rsidRPr="11990776" w:rsidR="00F2179E">
        <w:rPr>
          <w:rFonts w:ascii="Calibri" w:hAnsi="Calibri" w:eastAsia="Calibri" w:cs="Calibri"/>
        </w:rPr>
        <w:t xml:space="preserve">são lançadas no Sistema de Orçamento e Finanças (SOF), com a regionalização </w:t>
      </w:r>
      <w:r w:rsidRPr="11990776" w:rsidR="002044A4">
        <w:rPr>
          <w:rFonts w:ascii="Calibri" w:hAnsi="Calibri" w:eastAsia="Calibri" w:cs="Calibri"/>
        </w:rPr>
        <w:t xml:space="preserve">que mais adequadamente representa </w:t>
      </w:r>
      <w:r w:rsidRPr="11990776" w:rsidR="00A83962">
        <w:rPr>
          <w:rFonts w:ascii="Calibri" w:hAnsi="Calibri" w:eastAsia="Calibri" w:cs="Calibri"/>
        </w:rPr>
        <w:t xml:space="preserve">o local </w:t>
      </w:r>
      <w:r w:rsidRPr="11990776" w:rsidR="002044A4">
        <w:rPr>
          <w:rFonts w:ascii="Calibri" w:hAnsi="Calibri" w:eastAsia="Calibri" w:cs="Calibri"/>
        </w:rPr>
        <w:t xml:space="preserve">onde </w:t>
      </w:r>
      <w:r w:rsidRPr="11990776" w:rsidR="00A5227A">
        <w:rPr>
          <w:rFonts w:ascii="Calibri" w:hAnsi="Calibri" w:eastAsia="Calibri" w:cs="Calibri"/>
        </w:rPr>
        <w:t>tais despesas ocorrem</w:t>
      </w:r>
      <w:r w:rsidRPr="11990776" w:rsidR="0069515A">
        <w:rPr>
          <w:rFonts w:ascii="Calibri" w:hAnsi="Calibri" w:eastAsia="Calibri" w:cs="Calibri"/>
        </w:rPr>
        <w:t>.</w:t>
      </w:r>
      <w:r w:rsidRPr="11990776" w:rsidR="00970A72">
        <w:rPr>
          <w:rFonts w:ascii="Calibri" w:hAnsi="Calibri" w:eastAsia="Calibri" w:cs="Calibri"/>
        </w:rPr>
        <w:t xml:space="preserve"> É comum que</w:t>
      </w:r>
      <w:r w:rsidRPr="11990776" w:rsidR="005334D7">
        <w:rPr>
          <w:rFonts w:ascii="Calibri" w:hAnsi="Calibri" w:eastAsia="Calibri" w:cs="Calibri"/>
        </w:rPr>
        <w:t xml:space="preserve"> na contratação com a administração pública, os contratos administrativos não preve</w:t>
      </w:r>
      <w:r w:rsidRPr="11990776" w:rsidR="00A5227A">
        <w:rPr>
          <w:rFonts w:ascii="Calibri" w:hAnsi="Calibri" w:eastAsia="Calibri" w:cs="Calibri"/>
        </w:rPr>
        <w:t>jam</w:t>
      </w:r>
      <w:r w:rsidRPr="11990776" w:rsidR="005334D7">
        <w:rPr>
          <w:rFonts w:ascii="Calibri" w:hAnsi="Calibri" w:eastAsia="Calibri" w:cs="Calibri"/>
        </w:rPr>
        <w:t xml:space="preserve"> a identificação da dimensão territorial do produto entregue ou do serviço prestado. </w:t>
      </w:r>
      <w:r w:rsidRPr="11990776" w:rsidR="00A5227A">
        <w:rPr>
          <w:rFonts w:ascii="Calibri" w:hAnsi="Calibri" w:eastAsia="Calibri" w:cs="Calibri"/>
        </w:rPr>
        <w:t>Sem este lastro nos contratos,</w:t>
      </w:r>
      <w:r w:rsidRPr="11990776" w:rsidR="001709DA">
        <w:rPr>
          <w:rFonts w:ascii="Calibri" w:hAnsi="Calibri" w:eastAsia="Calibri" w:cs="Calibri"/>
        </w:rPr>
        <w:t xml:space="preserve"> perde-se os elementos necessários para adequar a regionalização nas fases de execução da</w:t>
      </w:r>
      <w:r w:rsidRPr="11990776" w:rsidR="00545F7E">
        <w:rPr>
          <w:rFonts w:ascii="Calibri" w:hAnsi="Calibri" w:eastAsia="Calibri" w:cs="Calibri"/>
        </w:rPr>
        <w:t>s</w:t>
      </w:r>
      <w:r w:rsidRPr="11990776" w:rsidR="001709DA">
        <w:rPr>
          <w:rFonts w:ascii="Calibri" w:hAnsi="Calibri" w:eastAsia="Calibri" w:cs="Calibri"/>
        </w:rPr>
        <w:t xml:space="preserve"> despesas.</w:t>
      </w:r>
      <w:r w:rsidRPr="11990776" w:rsidR="00545F7E">
        <w:rPr>
          <w:rFonts w:ascii="Calibri" w:hAnsi="Calibri" w:eastAsia="Calibri" w:cs="Calibri"/>
        </w:rPr>
        <w:t xml:space="preserve"> Adicionalmente, </w:t>
      </w:r>
      <w:r w:rsidRPr="11990776" w:rsidR="0078093E">
        <w:rPr>
          <w:rFonts w:ascii="Calibri" w:hAnsi="Calibri" w:eastAsia="Calibri" w:cs="Calibri"/>
        </w:rPr>
        <w:t xml:space="preserve">existe </w:t>
      </w:r>
      <w:r w:rsidRPr="11990776" w:rsidR="00F81F9E">
        <w:rPr>
          <w:rFonts w:ascii="Calibri" w:hAnsi="Calibri" w:eastAsia="Calibri" w:cs="Calibri"/>
        </w:rPr>
        <w:t>algum grau de discricionariedade na prestação de informação</w:t>
      </w:r>
      <w:r w:rsidRPr="11990776" w:rsidR="004D1815">
        <w:rPr>
          <w:rFonts w:ascii="Calibri" w:hAnsi="Calibri" w:eastAsia="Calibri" w:cs="Calibri"/>
        </w:rPr>
        <w:t xml:space="preserve"> sobre a regionalização da despesa durante as fases de empenhamento e liquidação. São nessas searas que a Prefeitura de São Paulo, por meio da Secretaria da Fazenda (SF), tem </w:t>
      </w:r>
      <w:commentRangeStart w:id="286070442"/>
      <w:del w:author="Jéssica de Souza Farjado" w:date="2023-09-26T21:39:44.093Z" w:id="1873126963">
        <w:r w:rsidRPr="11990776" w:rsidDel="009F67ED">
          <w:rPr>
            <w:rFonts w:ascii="Calibri" w:hAnsi="Calibri" w:eastAsia="Calibri" w:cs="Calibri"/>
          </w:rPr>
          <w:delText>concentrado esforços para</w:delText>
        </w:r>
      </w:del>
      <w:ins w:author="Jéssica de Souza Farjado" w:date="2023-09-26T21:39:48.664Z" w:id="249566174">
        <w:r w:rsidRPr="11990776" w:rsidR="11EB75A7">
          <w:rPr>
            <w:rFonts w:ascii="Calibri" w:hAnsi="Calibri" w:eastAsia="Calibri" w:cs="Calibri"/>
          </w:rPr>
          <w:t>se emp</w:t>
        </w:r>
        <w:r w:rsidRPr="11990776" w:rsidR="11EB75A7">
          <w:rPr>
            <w:rFonts w:ascii="Calibri" w:hAnsi="Calibri" w:eastAsia="Calibri" w:cs="Calibri"/>
          </w:rPr>
          <w:t>enhado em</w:t>
        </w:r>
      </w:ins>
      <w:commentRangeEnd w:id="286070442"/>
      <w:r>
        <w:rPr>
          <w:rStyle w:val="CommentReference"/>
        </w:rPr>
        <w:commentReference w:id="286070442"/>
      </w:r>
      <w:r w:rsidRPr="11990776" w:rsidR="009F67ED">
        <w:rPr>
          <w:rFonts w:ascii="Calibri" w:hAnsi="Calibri" w:eastAsia="Calibri" w:cs="Calibri"/>
        </w:rPr>
        <w:t xml:space="preserve"> qualificar a</w:t>
      </w:r>
      <w:r w:rsidRPr="11990776" w:rsidR="00DF63BF">
        <w:rPr>
          <w:rFonts w:ascii="Calibri" w:hAnsi="Calibri" w:eastAsia="Calibri" w:cs="Calibri"/>
        </w:rPr>
        <w:t>s informações sobre a regionalização do gasto público.</w:t>
      </w:r>
    </w:p>
    <w:p w:rsidR="00DF63BF" w:rsidP="0094567C" w:rsidRDefault="00DF63BF" w14:paraId="6F9B4273" w14:textId="6D683A45">
      <w:pPr>
        <w:ind w:firstLine="709"/>
        <w:jc w:val="both"/>
        <w:rPr>
          <w:rFonts w:ascii="Calibri" w:hAnsi="Calibri" w:eastAsia="Calibri" w:cs="Calibri"/>
        </w:rPr>
      </w:pPr>
      <w:r>
        <w:rPr>
          <w:rFonts w:ascii="Calibri" w:hAnsi="Calibri" w:eastAsia="Calibri" w:cs="Calibri"/>
        </w:rPr>
        <w:t>Com as informações disponíveis</w:t>
      </w:r>
      <w:r w:rsidR="004022D3">
        <w:rPr>
          <w:rFonts w:ascii="Calibri" w:hAnsi="Calibri" w:eastAsia="Calibri" w:cs="Calibri"/>
        </w:rPr>
        <w:t xml:space="preserve"> no SOF,</w:t>
      </w:r>
      <w:r w:rsidR="00820C1F">
        <w:rPr>
          <w:rFonts w:ascii="Calibri" w:hAnsi="Calibri" w:eastAsia="Calibri" w:cs="Calibri"/>
        </w:rPr>
        <w:t xml:space="preserve"> </w:t>
      </w:r>
      <w:r w:rsidR="00B57C10">
        <w:rPr>
          <w:rFonts w:ascii="Calibri" w:hAnsi="Calibri" w:eastAsia="Calibri" w:cs="Calibri"/>
        </w:rPr>
        <w:t>dos</w:t>
      </w:r>
      <w:r w:rsidR="00737D78">
        <w:rPr>
          <w:rFonts w:ascii="Calibri" w:hAnsi="Calibri" w:eastAsia="Calibri" w:cs="Calibri"/>
        </w:rPr>
        <w:t xml:space="preserve"> mais de</w:t>
      </w:r>
      <w:r w:rsidR="00B57C10">
        <w:rPr>
          <w:rFonts w:ascii="Calibri" w:hAnsi="Calibri" w:eastAsia="Calibri" w:cs="Calibri"/>
        </w:rPr>
        <w:t xml:space="preserve"> R$ 70 bilhões liquidados</w:t>
      </w:r>
      <w:r w:rsidR="00B57C10">
        <w:rPr>
          <w:rStyle w:val="Refdenotaderodap"/>
          <w:rFonts w:ascii="Calibri" w:hAnsi="Calibri" w:eastAsia="Calibri" w:cs="Calibri"/>
        </w:rPr>
        <w:footnoteReference w:id="2"/>
      </w:r>
      <w:r w:rsidR="00B57C10">
        <w:rPr>
          <w:rFonts w:ascii="Calibri" w:hAnsi="Calibri" w:eastAsia="Calibri" w:cs="Calibri"/>
        </w:rPr>
        <w:t xml:space="preserve"> em 2022</w:t>
      </w:r>
      <w:r w:rsidR="00C80A9F">
        <w:rPr>
          <w:rFonts w:ascii="Calibri" w:hAnsi="Calibri" w:eastAsia="Calibri" w:cs="Calibri"/>
        </w:rPr>
        <w:t xml:space="preserve">, </w:t>
      </w:r>
      <w:r w:rsidR="00737D78">
        <w:rPr>
          <w:rFonts w:ascii="Calibri" w:hAnsi="Calibri" w:eastAsia="Calibri" w:cs="Calibri"/>
        </w:rPr>
        <w:t xml:space="preserve">aproximadamente </w:t>
      </w:r>
      <w:r w:rsidR="00C80A9F">
        <w:rPr>
          <w:rFonts w:ascii="Calibri" w:hAnsi="Calibri" w:eastAsia="Calibri" w:cs="Calibri"/>
        </w:rPr>
        <w:t>R$</w:t>
      </w:r>
      <w:r w:rsidR="008B42F6">
        <w:rPr>
          <w:rFonts w:ascii="Calibri" w:hAnsi="Calibri" w:eastAsia="Calibri" w:cs="Calibri"/>
        </w:rPr>
        <w:t xml:space="preserve"> 23 bilhões foram distribuídos </w:t>
      </w:r>
      <w:r w:rsidR="00CA00F8">
        <w:rPr>
          <w:rFonts w:ascii="Calibri" w:hAnsi="Calibri" w:eastAsia="Calibri" w:cs="Calibri"/>
        </w:rPr>
        <w:t>pelos territórios das</w:t>
      </w:r>
      <w:r w:rsidR="008B42F6">
        <w:rPr>
          <w:rFonts w:ascii="Calibri" w:hAnsi="Calibri" w:eastAsia="Calibri" w:cs="Calibri"/>
        </w:rPr>
        <w:t xml:space="preserve"> 32 subprefeituras</w:t>
      </w:r>
      <w:r w:rsidR="00470E0A">
        <w:rPr>
          <w:rFonts w:ascii="Calibri" w:hAnsi="Calibri" w:eastAsia="Calibri" w:cs="Calibri"/>
        </w:rPr>
        <w:t xml:space="preserve"> (32,8%)</w:t>
      </w:r>
      <w:r w:rsidR="00B00F0C">
        <w:rPr>
          <w:rFonts w:ascii="Calibri" w:hAnsi="Calibri" w:eastAsia="Calibri" w:cs="Calibri"/>
        </w:rPr>
        <w:t xml:space="preserve">. Esse montante considera tanto as despesas </w:t>
      </w:r>
      <w:r w:rsidR="00186293">
        <w:rPr>
          <w:rFonts w:ascii="Calibri" w:hAnsi="Calibri" w:eastAsia="Calibri" w:cs="Calibri"/>
        </w:rPr>
        <w:t xml:space="preserve">que os órgãos atribuíram diretamente a cada um dos </w:t>
      </w:r>
      <w:r w:rsidR="00514159">
        <w:rPr>
          <w:rFonts w:ascii="Calibri" w:hAnsi="Calibri" w:eastAsia="Calibri" w:cs="Calibri"/>
        </w:rPr>
        <w:t xml:space="preserve">territórios </w:t>
      </w:r>
      <w:r w:rsidR="00A47233">
        <w:rPr>
          <w:rFonts w:ascii="Calibri" w:hAnsi="Calibri" w:eastAsia="Calibri" w:cs="Calibri"/>
        </w:rPr>
        <w:t>administrativos</w:t>
      </w:r>
      <w:r w:rsidR="00514159">
        <w:rPr>
          <w:rFonts w:ascii="Calibri" w:hAnsi="Calibri" w:eastAsia="Calibri" w:cs="Calibri"/>
        </w:rPr>
        <w:t xml:space="preserve"> da cidade e também aquelas classificadas </w:t>
      </w:r>
      <w:r w:rsidR="00A47233">
        <w:rPr>
          <w:rFonts w:ascii="Calibri" w:hAnsi="Calibri" w:eastAsia="Calibri" w:cs="Calibri"/>
        </w:rPr>
        <w:t xml:space="preserve">como </w:t>
      </w:r>
      <w:r w:rsidR="001517DD">
        <w:rPr>
          <w:rFonts w:ascii="Calibri" w:hAnsi="Calibri" w:eastAsia="Calibri" w:cs="Calibri"/>
        </w:rPr>
        <w:t xml:space="preserve">sendo destinados às regiões norte, sul, leste, oeste e centro, sem </w:t>
      </w:r>
      <w:r w:rsidR="009C1B6A">
        <w:rPr>
          <w:rFonts w:ascii="Calibri" w:hAnsi="Calibri" w:eastAsia="Calibri" w:cs="Calibri"/>
        </w:rPr>
        <w:t>a indicação de subprefeituras específicas</w:t>
      </w:r>
      <w:r w:rsidR="00A47233">
        <w:rPr>
          <w:rFonts w:ascii="Calibri" w:hAnsi="Calibri" w:eastAsia="Calibri" w:cs="Calibri"/>
        </w:rPr>
        <w:t xml:space="preserve"> (nesses casos, </w:t>
      </w:r>
      <w:r w:rsidR="001517DD">
        <w:rPr>
          <w:rFonts w:ascii="Calibri" w:hAnsi="Calibri" w:eastAsia="Calibri" w:cs="Calibri"/>
        </w:rPr>
        <w:t xml:space="preserve">os valores identificados foram </w:t>
      </w:r>
      <w:r w:rsidR="009C1B6A">
        <w:rPr>
          <w:rFonts w:ascii="Calibri" w:hAnsi="Calibri" w:eastAsia="Calibri" w:cs="Calibri"/>
        </w:rPr>
        <w:t>divididos igualmente entre as subprefeituras abrangidas pela reg</w:t>
      </w:r>
      <w:r w:rsidR="095364D1">
        <w:rPr>
          <w:rFonts w:ascii="Calibri" w:hAnsi="Calibri" w:eastAsia="Calibri" w:cs="Calibri"/>
        </w:rPr>
        <w:t>ião)</w:t>
      </w:r>
      <w:r w:rsidR="00870297">
        <w:rPr>
          <w:rFonts w:ascii="Calibri" w:hAnsi="Calibri" w:eastAsia="Calibri" w:cs="Calibri"/>
        </w:rPr>
        <w:t>. A Figura</w:t>
      </w:r>
      <w:r w:rsidR="09A58F21">
        <w:rPr>
          <w:rFonts w:ascii="Calibri" w:hAnsi="Calibri" w:eastAsia="Calibri" w:cs="Calibri"/>
        </w:rPr>
        <w:t xml:space="preserve"> 3</w:t>
      </w:r>
      <w:r w:rsidR="00870297">
        <w:rPr>
          <w:rFonts w:ascii="Calibri" w:hAnsi="Calibri" w:eastAsia="Calibri" w:cs="Calibri"/>
        </w:rPr>
        <w:t>, a seguir, apresenta a distribuição desse</w:t>
      </w:r>
      <w:r w:rsidR="00AF4430">
        <w:rPr>
          <w:rFonts w:ascii="Calibri" w:hAnsi="Calibri" w:eastAsia="Calibri" w:cs="Calibri"/>
        </w:rPr>
        <w:t>s</w:t>
      </w:r>
      <w:r w:rsidR="00870297">
        <w:rPr>
          <w:rFonts w:ascii="Calibri" w:hAnsi="Calibri" w:eastAsia="Calibri" w:cs="Calibri"/>
        </w:rPr>
        <w:t xml:space="preserve"> recursos em quintis</w:t>
      </w:r>
      <w:r w:rsidR="009248DC">
        <w:rPr>
          <w:rFonts w:ascii="Calibri" w:hAnsi="Calibri" w:eastAsia="Calibri" w:cs="Calibri"/>
        </w:rPr>
        <w:t>. Em outras palavras, os valores foram</w:t>
      </w:r>
      <w:r w:rsidR="000C6728">
        <w:rPr>
          <w:rFonts w:ascii="Calibri" w:hAnsi="Calibri" w:eastAsia="Calibri" w:cs="Calibri"/>
        </w:rPr>
        <w:t xml:space="preserve"> </w:t>
      </w:r>
      <w:r w:rsidR="00CB52CE">
        <w:rPr>
          <w:rFonts w:ascii="Calibri" w:hAnsi="Calibri" w:eastAsia="Calibri" w:cs="Calibri"/>
        </w:rPr>
        <w:t>ordenado</w:t>
      </w:r>
      <w:r w:rsidR="009248DC">
        <w:rPr>
          <w:rFonts w:ascii="Calibri" w:hAnsi="Calibri" w:eastAsia="Calibri" w:cs="Calibri"/>
        </w:rPr>
        <w:t xml:space="preserve">s </w:t>
      </w:r>
      <w:r w:rsidR="00CB52CE">
        <w:rPr>
          <w:rFonts w:ascii="Calibri" w:hAnsi="Calibri" w:eastAsia="Calibri" w:cs="Calibri"/>
        </w:rPr>
        <w:t>de forma crescente</w:t>
      </w:r>
      <w:r w:rsidR="00ED3DAE">
        <w:rPr>
          <w:rFonts w:ascii="Calibri" w:hAnsi="Calibri" w:eastAsia="Calibri" w:cs="Calibri"/>
        </w:rPr>
        <w:t xml:space="preserve"> e </w:t>
      </w:r>
      <w:r w:rsidR="00E553CA">
        <w:rPr>
          <w:rFonts w:ascii="Calibri" w:hAnsi="Calibri" w:eastAsia="Calibri" w:cs="Calibri"/>
        </w:rPr>
        <w:t>o conjunto</w:t>
      </w:r>
      <w:r w:rsidR="00672967">
        <w:rPr>
          <w:rFonts w:ascii="Calibri" w:hAnsi="Calibri" w:eastAsia="Calibri" w:cs="Calibri"/>
        </w:rPr>
        <w:t xml:space="preserve"> dos dados foi dividido</w:t>
      </w:r>
      <w:r w:rsidR="00ED3DAE">
        <w:rPr>
          <w:rFonts w:ascii="Calibri" w:hAnsi="Calibri" w:eastAsia="Calibri" w:cs="Calibri"/>
        </w:rPr>
        <w:t xml:space="preserve"> em cinco partes iguais</w:t>
      </w:r>
      <w:r w:rsidR="009A3395">
        <w:rPr>
          <w:rFonts w:ascii="Calibri" w:hAnsi="Calibri" w:eastAsia="Calibri" w:cs="Calibri"/>
        </w:rPr>
        <w:t>. Com isso, pode-se observar com</w:t>
      </w:r>
      <w:r w:rsidR="1FD51F29">
        <w:rPr>
          <w:rFonts w:ascii="Calibri" w:hAnsi="Calibri" w:eastAsia="Calibri" w:cs="Calibri"/>
        </w:rPr>
        <w:t>o</w:t>
      </w:r>
      <w:r w:rsidR="009A3395">
        <w:rPr>
          <w:rFonts w:ascii="Calibri" w:hAnsi="Calibri" w:eastAsia="Calibri" w:cs="Calibri"/>
        </w:rPr>
        <w:t xml:space="preserve"> os valores se distribuíram em cada uma das cinco partes</w:t>
      </w:r>
      <w:r w:rsidR="2544E56B">
        <w:rPr>
          <w:rFonts w:ascii="Calibri" w:hAnsi="Calibri" w:eastAsia="Calibri" w:cs="Calibri"/>
        </w:rPr>
        <w:t>.</w:t>
      </w:r>
      <w:r w:rsidR="003C73BC">
        <w:rPr>
          <w:rFonts w:ascii="Calibri" w:hAnsi="Calibri" w:eastAsia="Calibri" w:cs="Calibri"/>
        </w:rPr>
        <w:t xml:space="preserve"> </w:t>
      </w:r>
    </w:p>
    <w:p w:rsidR="00380A1F" w:rsidP="00380A1F" w:rsidRDefault="0B491AD5" w14:paraId="3C316472" w14:textId="77777777">
      <w:pPr>
        <w:keepNext/>
        <w:ind w:firstLine="709"/>
        <w:jc w:val="both"/>
      </w:pPr>
      <w:r>
        <w:rPr>
          <w:noProof/>
        </w:rPr>
        <w:lastRenderedPageBreak/>
        <w:drawing>
          <wp:inline distT="0" distB="0" distL="0" distR="0" wp14:anchorId="0A404757" wp14:editId="2FAC49CD">
            <wp:extent cx="4580012" cy="4572000"/>
            <wp:effectExtent l="0" t="0" r="0" b="0"/>
            <wp:docPr id="498479573" name="Imagem 49847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22232" r="25176"/>
                    <a:stretch>
                      <a:fillRect/>
                    </a:stretch>
                  </pic:blipFill>
                  <pic:spPr>
                    <a:xfrm>
                      <a:off x="0" y="0"/>
                      <a:ext cx="4580012" cy="4572000"/>
                    </a:xfrm>
                    <a:prstGeom prst="rect">
                      <a:avLst/>
                    </a:prstGeom>
                  </pic:spPr>
                </pic:pic>
              </a:graphicData>
            </a:graphic>
          </wp:inline>
        </w:drawing>
      </w:r>
    </w:p>
    <w:p w:rsidR="00C535FD" w:rsidP="00380A1F" w:rsidRDefault="00380A1F" w14:paraId="1AE2D610" w14:textId="1A0A2442">
      <w:pPr>
        <w:pStyle w:val="Legenda"/>
        <w:jc w:val="both"/>
      </w:pPr>
      <w:r>
        <w:t xml:space="preserve">Figura </w:t>
      </w:r>
      <w:r>
        <w:fldChar w:fldCharType="begin"/>
      </w:r>
      <w:r>
        <w:instrText xml:space="preserve"> SEQ Figura \* ARABIC </w:instrText>
      </w:r>
      <w:r>
        <w:fldChar w:fldCharType="separate"/>
      </w:r>
      <w:r w:rsidR="005A7F4E">
        <w:rPr>
          <w:noProof/>
        </w:rPr>
        <w:t>3</w:t>
      </w:r>
      <w:r>
        <w:fldChar w:fldCharType="end"/>
      </w:r>
      <w:r>
        <w:t>: Distribuição regional dos investimentos e custeios da PMSP (2022).</w:t>
      </w:r>
    </w:p>
    <w:p w:rsidR="002221B9" w:rsidP="0094567C" w:rsidRDefault="002221B9" w14:paraId="68FC7468" w14:textId="77777777">
      <w:pPr>
        <w:ind w:firstLine="709"/>
        <w:jc w:val="both"/>
        <w:rPr>
          <w:rFonts w:ascii="Calibri" w:hAnsi="Calibri" w:eastAsia="Calibri" w:cs="Calibri"/>
        </w:rPr>
      </w:pPr>
    </w:p>
    <w:p w:rsidR="3AFA93EC" w:rsidP="5D999C85" w:rsidRDefault="3AFA93EC" w14:paraId="67805AE9" w14:textId="70836011">
      <w:pPr>
        <w:ind w:firstLine="709"/>
        <w:jc w:val="both"/>
        <w:rPr>
          <w:rFonts w:ascii="Calibri" w:hAnsi="Calibri" w:eastAsia="Calibri" w:cs="Calibri"/>
        </w:rPr>
      </w:pPr>
      <w:r w:rsidRPr="0263577E">
        <w:rPr>
          <w:rFonts w:ascii="Calibri" w:hAnsi="Calibri" w:eastAsia="Calibri" w:cs="Calibri"/>
        </w:rPr>
        <w:t>Com exceção dos recursos direcionados ao território da Subprefeitura da Sé</w:t>
      </w:r>
      <w:r w:rsidRPr="0263577E" w:rsidR="293DFDAE">
        <w:rPr>
          <w:rFonts w:ascii="Calibri" w:hAnsi="Calibri" w:eastAsia="Calibri" w:cs="Calibri"/>
        </w:rPr>
        <w:t>, observa-se que</w:t>
      </w:r>
      <w:r w:rsidRPr="0263577E" w:rsidR="2F656D6C">
        <w:rPr>
          <w:rFonts w:ascii="Calibri" w:hAnsi="Calibri" w:eastAsia="Calibri" w:cs="Calibri"/>
        </w:rPr>
        <w:t>, em 2022,</w:t>
      </w:r>
      <w:r w:rsidRPr="0263577E" w:rsidR="293DFDAE">
        <w:rPr>
          <w:rFonts w:ascii="Calibri" w:hAnsi="Calibri" w:eastAsia="Calibri" w:cs="Calibri"/>
        </w:rPr>
        <w:t xml:space="preserve"> </w:t>
      </w:r>
      <w:r w:rsidRPr="0263577E" w:rsidR="153A56E9">
        <w:rPr>
          <w:rFonts w:ascii="Calibri" w:hAnsi="Calibri" w:eastAsia="Calibri" w:cs="Calibri"/>
        </w:rPr>
        <w:t>as despesas correntes e investimentos foram realizados de forma desconcentrada, na cidade</w:t>
      </w:r>
      <w:r w:rsidRPr="0263577E" w:rsidR="293DFDAE">
        <w:rPr>
          <w:rFonts w:ascii="Calibri" w:hAnsi="Calibri" w:eastAsia="Calibri" w:cs="Calibri"/>
        </w:rPr>
        <w:t>.</w:t>
      </w:r>
      <w:r w:rsidRPr="0263577E" w:rsidR="22D7C3B6">
        <w:rPr>
          <w:rFonts w:ascii="Calibri" w:hAnsi="Calibri" w:eastAsia="Calibri" w:cs="Calibri"/>
        </w:rPr>
        <w:t xml:space="preserve"> Para </w:t>
      </w:r>
      <w:r w:rsidRPr="0263577E" w:rsidR="64AEF87D">
        <w:rPr>
          <w:rFonts w:ascii="Calibri" w:hAnsi="Calibri" w:eastAsia="Calibri" w:cs="Calibri"/>
        </w:rPr>
        <w:t xml:space="preserve">qualificar esta assertiva, buscou-se </w:t>
      </w:r>
      <w:r w:rsidRPr="0263577E" w:rsidR="3C5C221A">
        <w:rPr>
          <w:rFonts w:ascii="Calibri" w:hAnsi="Calibri" w:eastAsia="Calibri" w:cs="Calibri"/>
        </w:rPr>
        <w:t>dividir os valores liquidados pela população de cada subprefeitura.</w:t>
      </w:r>
      <w:r w:rsidRPr="0263577E" w:rsidR="05E29B44">
        <w:rPr>
          <w:rFonts w:ascii="Calibri" w:hAnsi="Calibri" w:eastAsia="Calibri" w:cs="Calibri"/>
        </w:rPr>
        <w:t xml:space="preserve"> O resultado consta na Figura</w:t>
      </w:r>
      <w:r w:rsidRPr="0263577E" w:rsidR="7E2457C1">
        <w:rPr>
          <w:rFonts w:ascii="Calibri" w:hAnsi="Calibri" w:eastAsia="Calibri" w:cs="Calibri"/>
        </w:rPr>
        <w:t xml:space="preserve"> 4</w:t>
      </w:r>
      <w:r w:rsidRPr="0263577E" w:rsidR="05E29B44">
        <w:rPr>
          <w:rFonts w:ascii="Calibri" w:hAnsi="Calibri" w:eastAsia="Calibri" w:cs="Calibri"/>
        </w:rPr>
        <w:t xml:space="preserve"> a seguir:</w:t>
      </w:r>
    </w:p>
    <w:p w:rsidR="00380A1F" w:rsidP="00380A1F" w:rsidRDefault="78D799B2" w14:paraId="2C6EC853" w14:textId="77777777">
      <w:pPr>
        <w:keepNext/>
        <w:ind w:firstLine="709"/>
        <w:jc w:val="both"/>
      </w:pPr>
      <w:r>
        <w:rPr>
          <w:noProof/>
        </w:rPr>
        <w:lastRenderedPageBreak/>
        <w:drawing>
          <wp:inline distT="0" distB="0" distL="0" distR="0" wp14:anchorId="2EFB5ADA" wp14:editId="043F35FF">
            <wp:extent cx="6834748" cy="4572000"/>
            <wp:effectExtent l="0" t="0" r="0" b="0"/>
            <wp:docPr id="222581201" name="Imagem 22258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21517"/>
                    <a:stretch>
                      <a:fillRect/>
                    </a:stretch>
                  </pic:blipFill>
                  <pic:spPr>
                    <a:xfrm>
                      <a:off x="0" y="0"/>
                      <a:ext cx="6834748" cy="4572000"/>
                    </a:xfrm>
                    <a:prstGeom prst="rect">
                      <a:avLst/>
                    </a:prstGeom>
                  </pic:spPr>
                </pic:pic>
              </a:graphicData>
            </a:graphic>
          </wp:inline>
        </w:drawing>
      </w:r>
    </w:p>
    <w:p w:rsidR="78D799B2" w:rsidP="00380A1F" w:rsidRDefault="00380A1F" w14:paraId="7BB9A4CF" w14:textId="29AA24B8">
      <w:pPr>
        <w:pStyle w:val="Legenda"/>
        <w:jc w:val="both"/>
      </w:pPr>
      <w:r>
        <w:t xml:space="preserve">Figura </w:t>
      </w:r>
      <w:r>
        <w:fldChar w:fldCharType="begin"/>
      </w:r>
      <w:r>
        <w:instrText xml:space="preserve"> SEQ Figura \* ARABIC </w:instrText>
      </w:r>
      <w:r>
        <w:fldChar w:fldCharType="separate"/>
      </w:r>
      <w:r w:rsidR="005A7F4E">
        <w:rPr>
          <w:noProof/>
        </w:rPr>
        <w:t>4</w:t>
      </w:r>
      <w:r>
        <w:fldChar w:fldCharType="end"/>
      </w:r>
      <w:r>
        <w:t>: Distribuição regional dos investimentos e custeios da PMSP, per capta (2022).</w:t>
      </w:r>
    </w:p>
    <w:p w:rsidR="5D999C85" w:rsidP="5D999C85" w:rsidRDefault="5D999C85" w14:paraId="61BEC0A5" w14:textId="7B8D3DFA">
      <w:pPr>
        <w:ind w:firstLine="709"/>
        <w:jc w:val="both"/>
        <w:rPr>
          <w:rFonts w:ascii="Calibri" w:hAnsi="Calibri" w:eastAsia="Calibri" w:cs="Calibri"/>
        </w:rPr>
      </w:pPr>
    </w:p>
    <w:p w:rsidR="05E29B44" w:rsidP="5D999C85" w:rsidRDefault="05E29B44" w14:paraId="4F0AF615" w14:textId="7914ED16">
      <w:pPr>
        <w:ind w:firstLine="708"/>
        <w:jc w:val="both"/>
      </w:pPr>
      <w:r>
        <w:t>Ao observar as Figuras</w:t>
      </w:r>
      <w:r w:rsidR="0A1457CB">
        <w:t xml:space="preserve"> 3 e 4</w:t>
      </w:r>
      <w:r>
        <w:t>, observa-se que</w:t>
      </w:r>
      <w:r w:rsidR="7030C6B9">
        <w:t xml:space="preserve"> </w:t>
      </w:r>
      <w:r>
        <w:t xml:space="preserve">há volumes </w:t>
      </w:r>
      <w:r w:rsidR="6954374D">
        <w:t xml:space="preserve">expressivos de recursos </w:t>
      </w:r>
      <w:r w:rsidR="533E7677">
        <w:t xml:space="preserve">sendo alocados nas </w:t>
      </w:r>
      <w:r w:rsidR="6954374D">
        <w:t xml:space="preserve">subprefeituras </w:t>
      </w:r>
      <w:r w:rsidR="61389F32">
        <w:t>que não integram o chamado vetor de Sudoeste</w:t>
      </w:r>
      <w:r w:rsidR="0A9ECE93">
        <w:t xml:space="preserve"> da cidade, aquele que mais se beneficiou da infraestrutura urbana ao longo da história de São Paulo</w:t>
      </w:r>
      <w:r w:rsidR="318BE188">
        <w:t>.</w:t>
      </w:r>
      <w:r w:rsidR="1E9B1EF9">
        <w:t xml:space="preserve"> Ocorre que o aprimoramento do Detalhamento da Ação é algo recente e em curso. Dessa forma, é necessário um horizonte temporal maior para assegurar que o padrão de investiment</w:t>
      </w:r>
      <w:r w:rsidR="0026C56B">
        <w:t>o público na cidade está sendo estruturalmente modificado</w:t>
      </w:r>
      <w:r w:rsidR="416A8CB1">
        <w:t>, em especial para qualificar discussões não apenas sobre padrão redistributivo d</w:t>
      </w:r>
      <w:r w:rsidR="29CB9231">
        <w:t>a execução do orçamento</w:t>
      </w:r>
      <w:r w:rsidR="416A8CB1">
        <w:t>, ma</w:t>
      </w:r>
      <w:r w:rsidR="718D4363">
        <w:t xml:space="preserve">s também </w:t>
      </w:r>
      <w:r w:rsidR="2AB09066">
        <w:t>para aprofundar</w:t>
      </w:r>
      <w:r w:rsidR="718D4363">
        <w:t xml:space="preserve"> a natureza dos gastos em face das demandas de cada região.</w:t>
      </w:r>
    </w:p>
    <w:p w:rsidR="0026C56B" w:rsidP="5D999C85" w:rsidRDefault="0026C56B" w14:paraId="764A4BCA" w14:textId="5811B4BB">
      <w:pPr>
        <w:ind w:firstLine="708"/>
        <w:jc w:val="both"/>
      </w:pPr>
      <w:r w:rsidR="0026C56B">
        <w:rPr/>
        <w:t>Além dos esforços do Poder Executivo, o Tribunal de Contas do Município</w:t>
      </w:r>
      <w:r w:rsidR="4432D5DD">
        <w:rPr/>
        <w:t xml:space="preserve"> (TCM-SP)</w:t>
      </w:r>
      <w:r w:rsidR="0026C56B">
        <w:rPr/>
        <w:t xml:space="preserve"> também tem se empenhado em reforçar a regionalização do orçamento com uma pauta de política pública e, mais que isso, a d</w:t>
      </w:r>
      <w:r w:rsidR="6E6A2F2C">
        <w:rPr/>
        <w:t xml:space="preserve">esenvolver meios para aprofundar a análise sobre o gasto público nas regiões da cidade. </w:t>
      </w:r>
      <w:r w:rsidR="1A2F2778">
        <w:rPr/>
        <w:t xml:space="preserve">No âmbito do Observatório de Políticas Públicas, o qual abarca um Grupo de Trabalho em Regionalização do Orçamento, </w:t>
      </w:r>
      <w:r w:rsidR="32763F9F">
        <w:rPr/>
        <w:t xml:space="preserve">com participação da Secretaria da Fazenda, Fundação Tide </w:t>
      </w:r>
      <w:r w:rsidR="32763F9F">
        <w:rPr/>
        <w:t xml:space="preserve">Setubal</w:t>
      </w:r>
      <w:r w:rsidR="32763F9F">
        <w:rPr/>
        <w:t xml:space="preserve"> e Universidades, </w:t>
      </w:r>
      <w:r w:rsidR="1A2F2778">
        <w:rPr/>
        <w:t xml:space="preserve">a corte de contas </w:t>
      </w:r>
      <w:r w:rsidR="76FD8912">
        <w:rPr/>
        <w:t>realizou um diagnóstico dos valores liquidados pela Prefeitura de São Paulo, em 2021</w:t>
      </w:r>
      <w:r w:rsidR="23770F5C">
        <w:rPr/>
        <w:t xml:space="preserve">. </w:t>
      </w:r>
      <w:commentRangeStart w:id="478643649"/>
      <w:r w:rsidR="23770F5C">
        <w:rPr/>
        <w:t xml:space="preserve">Nesse esforço</w:t>
      </w:r>
      <w:commentRangeEnd w:id="478643649"/>
      <w:r>
        <w:rPr>
          <w:rStyle w:val="CommentReference"/>
        </w:rPr>
        <w:commentReference w:id="478643649"/>
      </w:r>
      <w:r w:rsidR="23770F5C">
        <w:rPr/>
        <w:t xml:space="preserve">, além de considerar os valores liquidados, o TCM incrementou as possibilidades de análise ao construir metodologias de regionalização dos gastos com pessoal da Administração Direta, gastos com organizações sociais de saúde, </w:t>
      </w:r>
      <w:r w:rsidR="67FE58CF">
        <w:rPr/>
        <w:t xml:space="preserve">gastos com parcerias de educação </w:t>
      </w:r>
      <w:r w:rsidR="67FE58CF">
        <w:rPr/>
        <w:t>infantil e gastos com coleta de lixo e varrição urbana. Com isso, pôde regionalizar 64% do orçamento do município no referido ano</w:t>
      </w:r>
      <w:r w:rsidR="30BF2D87">
        <w:rPr/>
        <w:lastRenderedPageBreak/>
        <w:t>.</w:t>
      </w:r>
      <w:r w:rsidRPr="5D999C85">
        <w:rPr>
          <w:rStyle w:val="Refdenotaderodap"/>
        </w:rPr>
        <w:footnoteReference w:id="3"/>
      </w:r>
    </w:p>
    <w:p w:rsidR="4AFD51BA" w:rsidP="5D999C85" w:rsidRDefault="4AFD51BA" w14:paraId="11A80363" w14:textId="557AEE67">
      <w:pPr>
        <w:ind w:firstLine="708"/>
        <w:jc w:val="both"/>
      </w:pPr>
      <w:r w:rsidR="4AFD51BA">
        <w:rPr/>
        <w:t>É</w:t>
      </w:r>
      <w:r w:rsidR="3FBC22D1">
        <w:rPr/>
        <w:t xml:space="preserve"> </w:t>
      </w:r>
      <w:commentRangeStart w:id="768115331"/>
      <w:r w:rsidR="3FBC22D1">
        <w:rPr/>
        <w:t>nesse esforço</w:t>
      </w:r>
      <w:commentRangeEnd w:id="768115331"/>
      <w:r>
        <w:rPr>
          <w:rStyle w:val="CommentReference"/>
        </w:rPr>
        <w:commentReference w:id="768115331"/>
      </w:r>
      <w:r w:rsidR="3FBC22D1">
        <w:rPr/>
        <w:t xml:space="preserve"> de qualificar a regionalização do orçamento que surge o Índice de Distribuição Regional do Gasto Público (IDRGP)</w:t>
      </w:r>
      <w:r w:rsidR="36F56D41">
        <w:rPr/>
        <w:t>, que se distingue do Detalhamento da Ação, pois não se trata d</w:t>
      </w:r>
      <w:r w:rsidR="6E19B01B">
        <w:rPr/>
        <w:t>os gastos dos órgãos da Administração</w:t>
      </w:r>
      <w:r w:rsidR="36F56D41">
        <w:rPr/>
        <w:t xml:space="preserve"> em âmbito regional e, sim, daqueles vinculados a entregas físicas e </w:t>
      </w:r>
      <w:r w:rsidR="36F56D41">
        <w:rPr/>
        <w:t>fruíveis</w:t>
      </w:r>
      <w:r w:rsidR="36F56D41">
        <w:rPr/>
        <w:t xml:space="preserve"> no territó</w:t>
      </w:r>
      <w:r w:rsidR="5ACF294D">
        <w:rPr/>
        <w:t xml:space="preserve">rio. E se distingue também do orçamento das subprefeituras. O orçamento de cada subprefeitura compreende </w:t>
      </w:r>
      <w:r w:rsidR="507A5D59">
        <w:rPr/>
        <w:t>investimentos e atividades</w:t>
      </w:r>
      <w:r w:rsidR="1E176A12">
        <w:rPr/>
        <w:t>, sobretudo de zeladoria</w:t>
      </w:r>
      <w:r w:rsidR="507A5D59">
        <w:rPr/>
        <w:t xml:space="preserve">, </w:t>
      </w:r>
      <w:r w:rsidR="38E2E94E">
        <w:rPr/>
        <w:t xml:space="preserve">que competem ao órgão “subprefeitura”, enquanto </w:t>
      </w:r>
      <w:r w:rsidR="641C9988">
        <w:rPr/>
        <w:t>instituição integrante</w:t>
      </w:r>
      <w:r w:rsidR="3E63A01F">
        <w:rPr/>
        <w:t xml:space="preserve"> </w:t>
      </w:r>
      <w:r w:rsidR="4E3A76DB">
        <w:rPr/>
        <w:t>da Administração Direta.</w:t>
      </w:r>
    </w:p>
    <w:p w:rsidR="4D7CC81E" w:rsidP="5D999C85" w:rsidRDefault="4D7CC81E" w14:paraId="49F55B77" w14:textId="52C0C8E7">
      <w:pPr>
        <w:ind w:firstLine="708"/>
        <w:jc w:val="both"/>
      </w:pPr>
      <w:r>
        <w:t>Tendo-se conhecido o conjunto de esforços para regionalizar o orçamento e uma vez entendido o que o IDRGP não é, a próxima seção</w:t>
      </w:r>
      <w:r w:rsidR="09E87977">
        <w:t xml:space="preserve"> buscar definir o que é o IDRGP.</w:t>
      </w:r>
    </w:p>
    <w:p w:rsidR="1168A05E" w:rsidP="00476646" w:rsidRDefault="1168A05E" w14:paraId="12AADC6D" w14:textId="0AD59C56">
      <w:pPr>
        <w:ind w:firstLine="709"/>
        <w:jc w:val="both"/>
      </w:pPr>
    </w:p>
    <w:p w:rsidR="001019F7" w:rsidP="00EF0BF3" w:rsidRDefault="6637FBFC" w14:paraId="00FCEF61" w14:textId="7A2C0CE8">
      <w:pPr>
        <w:pStyle w:val="Ttulo1"/>
        <w:numPr>
          <w:ilvl w:val="0"/>
          <w:numId w:val="26"/>
        </w:numPr>
      </w:pPr>
      <w:bookmarkStart w:name="_Toc146536353" w:id="4"/>
      <w:r>
        <w:t>O Índice de Distribuição</w:t>
      </w:r>
      <w:r w:rsidR="20572A37">
        <w:t xml:space="preserve"> </w:t>
      </w:r>
      <w:r>
        <w:t>Regional do Gasto Público (</w:t>
      </w:r>
      <w:r w:rsidR="001019F7">
        <w:t>IDRGP</w:t>
      </w:r>
      <w:r w:rsidR="179AA0C7">
        <w:t>)</w:t>
      </w:r>
      <w:bookmarkEnd w:id="4"/>
    </w:p>
    <w:p w:rsidR="00D8733E" w:rsidP="001019F7" w:rsidRDefault="00D8733E" w14:paraId="1C6BA0F2" w14:textId="77777777">
      <w:pPr>
        <w:jc w:val="both"/>
      </w:pPr>
    </w:p>
    <w:p w:rsidR="1168A05E" w:rsidP="5D999C85" w:rsidRDefault="2FFB695C" w14:paraId="48480AB2" w14:textId="1B601DE8">
      <w:pPr>
        <w:ind w:firstLine="720"/>
        <w:jc w:val="both"/>
      </w:pPr>
      <w:r w:rsidR="2FFB695C">
        <w:rPr/>
        <w:t xml:space="preserve">O Índice de Distribuição Regional do Gasto Público (IDRGP) foi concebido a partir da parceria entre a Prefeitura de São Paulo e a Fundação Tide </w:t>
      </w:r>
      <w:r w:rsidR="2FFB695C">
        <w:rPr/>
        <w:t>Setubal</w:t>
      </w:r>
      <w:r w:rsidRPr="5D999C85" w:rsidR="1168A05E">
        <w:rPr>
          <w:rStyle w:val="Refdenotaderodap"/>
        </w:rPr>
        <w:footnoteReference w:id="4"/>
      </w:r>
      <w:r w:rsidR="7F390346">
        <w:rPr/>
        <w:t xml:space="preserve"> e incorporado na lei do P</w:t>
      </w:r>
      <w:r w:rsidR="2B2E576E">
        <w:rPr/>
        <w:t xml:space="preserve">lano </w:t>
      </w:r>
      <w:r w:rsidR="7F390346">
        <w:rPr/>
        <w:t>P</w:t>
      </w:r>
      <w:r w:rsidR="12388423">
        <w:rPr/>
        <w:t>lurianual</w:t>
      </w:r>
      <w:r w:rsidR="7F390346">
        <w:rPr/>
        <w:t xml:space="preserve"> 2022-2025 (</w:t>
      </w:r>
      <w:r w:rsidR="100BC469">
        <w:rPr/>
        <w:t>Lei</w:t>
      </w:r>
      <w:r w:rsidR="7F390346">
        <w:rPr/>
        <w:t xml:space="preserve"> 17.729/2021)</w:t>
      </w:r>
      <w:r w:rsidR="02E9CF13">
        <w:rPr/>
        <w:t>, para orientar a alocação de novos investimentos e da ampliação de custeios, que possam enfrentar a condição de desigua</w:t>
      </w:r>
      <w:r w:rsidR="43C7E81D">
        <w:rPr/>
        <w:t>l</w:t>
      </w:r>
      <w:r w:rsidR="02E9CF13">
        <w:rPr/>
        <w:t>dad</w:t>
      </w:r>
      <w:r w:rsidR="2CA5EF61">
        <w:rPr/>
        <w:t>e</w:t>
      </w:r>
      <w:r w:rsidR="02E9CF13">
        <w:rPr/>
        <w:t xml:space="preserve"> socioespacial do munic</w:t>
      </w:r>
      <w:r w:rsidR="1991407F">
        <w:rPr/>
        <w:t>ípio</w:t>
      </w:r>
      <w:r w:rsidR="0A80CA07">
        <w:rPr/>
        <w:t>.</w:t>
      </w:r>
      <w:r w:rsidR="1C6E8A61">
        <w:rPr/>
        <w:t xml:space="preserve"> Trata-se de um indicador sintético que reúne </w:t>
      </w:r>
      <w:r w:rsidR="623895AB">
        <w:rPr/>
        <w:t xml:space="preserve">indicadores </w:t>
      </w:r>
      <w:r w:rsidR="5B58A983">
        <w:rPr/>
        <w:t>nas</w:t>
      </w:r>
      <w:r w:rsidR="623895AB">
        <w:rPr/>
        <w:t xml:space="preserve"> dimensões de vulnerabilidade social, de infraestrutura urbana e de demografia</w:t>
      </w:r>
      <w:r w:rsidR="44C21347">
        <w:rPr/>
        <w:t xml:space="preserve">. Com o IDRGP, o </w:t>
      </w:r>
      <w:r w:rsidR="353EB0E2">
        <w:rPr/>
        <w:t xml:space="preserve">resultado do Índice, </w:t>
      </w:r>
      <w:r w:rsidR="44C21347">
        <w:rPr/>
        <w:t>que</w:t>
      </w:r>
      <w:r w:rsidR="5CB9CD91">
        <w:rPr/>
        <w:t xml:space="preserve"> representa</w:t>
      </w:r>
      <w:r w:rsidR="44C21347">
        <w:rPr/>
        <w:t xml:space="preserve"> as condições de vulnerabilidade urbana e socia</w:t>
      </w:r>
      <w:r w:rsidR="0B42D103">
        <w:rPr/>
        <w:t xml:space="preserve">l, </w:t>
      </w:r>
      <w:r w:rsidR="56DF3915">
        <w:rPr/>
        <w:t>transforma-se</w:t>
      </w:r>
      <w:r w:rsidR="0B42D103">
        <w:rPr/>
        <w:t xml:space="preserve"> </w:t>
      </w:r>
      <w:r w:rsidR="54373C92">
        <w:rPr/>
        <w:t xml:space="preserve">em uma proporção de referência a quanto cada território deve </w:t>
      </w:r>
      <w:r w:rsidR="0693271E">
        <w:rPr/>
        <w:t>receber de fatia do orçamento público, formada por novos investimentos e novas despesas correntes</w:t>
      </w:r>
      <w:r w:rsidR="4F5BF18A">
        <w:rPr/>
        <w:t xml:space="preserve">, sem comprometer os recursos previstos </w:t>
      </w:r>
      <w:r w:rsidR="4F2E8F2F">
        <w:rPr/>
        <w:t xml:space="preserve">para a manutenção das infraestruturas </w:t>
      </w:r>
      <w:r w:rsidR="6CA1B4D7">
        <w:rPr/>
        <w:t>urbanas e de serviços públicos preexistentes</w:t>
      </w:r>
      <w:r w:rsidR="35BEBE4F">
        <w:rPr/>
        <w:t>.</w:t>
      </w:r>
      <w:r w:rsidRPr="5D999C85" w:rsidR="1168A05E">
        <w:rPr>
          <w:rStyle w:val="Refdenotaderodap"/>
        </w:rPr>
        <w:footnoteReference w:id="5"/>
      </w:r>
      <w:r w:rsidR="65E599B6">
        <w:rPr/>
        <w:t xml:space="preserve"> Para o ano de 2022, </w:t>
      </w:r>
      <w:r w:rsidR="18418442">
        <w:rPr/>
        <w:t xml:space="preserve">o valor de referência para cada território da cidade, está ilustrado na Figura </w:t>
      </w:r>
      <w:r w:rsidR="21365087">
        <w:rPr/>
        <w:t xml:space="preserve">5 </w:t>
      </w:r>
      <w:r w:rsidR="18418442">
        <w:rPr/>
        <w:t>a seguir:</w:t>
      </w:r>
    </w:p>
    <w:p w:rsidR="004677CD" w:rsidP="004677CD" w:rsidRDefault="706CE6B1" w14:paraId="30ECD0FF" w14:textId="77777777">
      <w:pPr>
        <w:keepNext/>
        <w:ind w:firstLine="720"/>
        <w:jc w:val="both"/>
      </w:pPr>
      <w:r>
        <w:rPr>
          <w:noProof/>
        </w:rPr>
        <w:lastRenderedPageBreak/>
        <w:drawing>
          <wp:inline distT="0" distB="0" distL="0" distR="0" wp14:anchorId="7EE36B1D" wp14:editId="10054A26">
            <wp:extent cx="6326603" cy="4572000"/>
            <wp:effectExtent l="0" t="0" r="0" b="0"/>
            <wp:docPr id="194709026" name="Imagem 19470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27352"/>
                    <a:stretch>
                      <a:fillRect/>
                    </a:stretch>
                  </pic:blipFill>
                  <pic:spPr>
                    <a:xfrm>
                      <a:off x="0" y="0"/>
                      <a:ext cx="6326603" cy="4572000"/>
                    </a:xfrm>
                    <a:prstGeom prst="rect">
                      <a:avLst/>
                    </a:prstGeom>
                  </pic:spPr>
                </pic:pic>
              </a:graphicData>
            </a:graphic>
          </wp:inline>
        </w:drawing>
      </w:r>
    </w:p>
    <w:p w:rsidR="1168A05E" w:rsidP="004677CD" w:rsidRDefault="004677CD" w14:paraId="6FB1E1C5" w14:textId="7EC13383">
      <w:pPr>
        <w:pStyle w:val="Legenda"/>
        <w:jc w:val="both"/>
      </w:pPr>
      <w:r>
        <w:t xml:space="preserve">Figura </w:t>
      </w:r>
      <w:r>
        <w:fldChar w:fldCharType="begin"/>
      </w:r>
      <w:r>
        <w:instrText xml:space="preserve"> SEQ Figura \* ARABIC </w:instrText>
      </w:r>
      <w:r>
        <w:fldChar w:fldCharType="separate"/>
      </w:r>
      <w:r w:rsidR="005A7F4E">
        <w:rPr>
          <w:noProof/>
        </w:rPr>
        <w:t>5</w:t>
      </w:r>
      <w:r>
        <w:fldChar w:fldCharType="end"/>
      </w:r>
      <w:r>
        <w:t>: Previsão de distribuição regional do gasto público (2022).</w:t>
      </w:r>
    </w:p>
    <w:p w:rsidR="1168A05E" w:rsidP="5D999C85" w:rsidRDefault="6D84086B" w14:paraId="75C0BBC3" w14:textId="4F36D5EC">
      <w:pPr>
        <w:ind w:firstLine="720"/>
        <w:jc w:val="both"/>
      </w:pPr>
      <w:r>
        <w:t xml:space="preserve"> </w:t>
      </w:r>
    </w:p>
    <w:p w:rsidR="1168A05E" w:rsidP="5D999C85" w:rsidRDefault="35B8D9F8" w14:paraId="72EF1BED" w14:textId="48000497">
      <w:pPr>
        <w:ind w:firstLine="720"/>
        <w:jc w:val="both"/>
      </w:pPr>
      <w:r>
        <w:t>O exercício de 2022 foi o primeiro ano de vigência do IDRGP</w:t>
      </w:r>
      <w:r w:rsidR="634CDD97">
        <w:t xml:space="preserve">, sendo necessário, </w:t>
      </w:r>
      <w:r w:rsidR="111A29DA">
        <w:t>portanto</w:t>
      </w:r>
      <w:r w:rsidR="634CDD97">
        <w:t xml:space="preserve">, monitorar a execução regionalizada das despesas para que, até 2025, </w:t>
      </w:r>
      <w:r w:rsidR="46B74943">
        <w:t xml:space="preserve">parte do orçamento seja redistribuído conforme </w:t>
      </w:r>
      <w:r w:rsidR="6FAFEFF2">
        <w:t>as proporções protagonizadas pelo</w:t>
      </w:r>
      <w:r w:rsidR="46B74943">
        <w:t xml:space="preserve"> Índice</w:t>
      </w:r>
      <w:r w:rsidR="06891E12">
        <w:t xml:space="preserve">. </w:t>
      </w:r>
      <w:r w:rsidR="49B4C500">
        <w:t xml:space="preserve">Como </w:t>
      </w:r>
      <w:r w:rsidR="10BEE867">
        <w:t>pôd</w:t>
      </w:r>
      <w:r w:rsidR="49B4C500">
        <w:t>e</w:t>
      </w:r>
      <w:r w:rsidR="4A0A0913">
        <w:t xml:space="preserve"> ser apreendido das seções anteriores</w:t>
      </w:r>
      <w:r w:rsidR="49B4C500">
        <w:t xml:space="preserve">, </w:t>
      </w:r>
      <w:r w:rsidR="09EE3720">
        <w:t xml:space="preserve">se apenas </w:t>
      </w:r>
      <w:r w:rsidR="49B4C500">
        <w:t xml:space="preserve">o Detalhamento da </w:t>
      </w:r>
      <w:r w:rsidR="36B30522">
        <w:t xml:space="preserve">Ação </w:t>
      </w:r>
      <w:r w:rsidR="29558B7A">
        <w:t>f</w:t>
      </w:r>
      <w:r w:rsidR="6AF35FCC">
        <w:t>osse utilizado para fins de monitoramento d</w:t>
      </w:r>
      <w:r w:rsidR="0B53FC2F">
        <w:t>a execução regionalizada das despesas</w:t>
      </w:r>
      <w:r w:rsidR="6AF35FCC">
        <w:t xml:space="preserve">, </w:t>
      </w:r>
      <w:r w:rsidR="48C13802">
        <w:t>seria provável defrontar-se com limitações</w:t>
      </w:r>
      <w:r w:rsidR="5285BDE9">
        <w:t xml:space="preserve"> quanto à proporção d</w:t>
      </w:r>
      <w:r w:rsidR="41277714">
        <w:t>o</w:t>
      </w:r>
      <w:r w:rsidR="5285BDE9">
        <w:t xml:space="preserve">s </w:t>
      </w:r>
      <w:r w:rsidR="1555CF41">
        <w:t>gastos regionalizados.</w:t>
      </w:r>
      <w:r w:rsidR="7259BC13">
        <w:t xml:space="preserve"> </w:t>
      </w:r>
      <w:r w:rsidR="25825B6B">
        <w:t>S</w:t>
      </w:r>
      <w:r w:rsidR="3D5809A0">
        <w:t>eria complexo</w:t>
      </w:r>
      <w:r w:rsidR="2B9AB5ED">
        <w:t>, por exemplo,</w:t>
      </w:r>
      <w:r w:rsidR="3D5809A0">
        <w:t xml:space="preserve"> estabelecer </w:t>
      </w:r>
      <w:r w:rsidR="1B20CFE4">
        <w:t>s</w:t>
      </w:r>
      <w:r w:rsidR="3D5809A0">
        <w:t>e eventuais</w:t>
      </w:r>
      <w:r w:rsidR="17A995A1">
        <w:t xml:space="preserve"> v</w:t>
      </w:r>
      <w:r w:rsidR="7259BC13">
        <w:t>ariações do padrão de distribuição territorial do</w:t>
      </w:r>
      <w:r w:rsidR="13B83B40">
        <w:t xml:space="preserve"> gasto público</w:t>
      </w:r>
      <w:r w:rsidR="7259BC13">
        <w:t>, ao longo do período de vigência do PPA</w:t>
      </w:r>
      <w:r w:rsidR="057E36B9">
        <w:t>,</w:t>
      </w:r>
      <w:r w:rsidR="7259BC13">
        <w:t xml:space="preserve"> </w:t>
      </w:r>
      <w:r w:rsidR="1BEB7C4A">
        <w:t>resultaram d</w:t>
      </w:r>
      <w:r w:rsidR="7259BC13">
        <w:t>o aprimoramento do cadastramento do De</w:t>
      </w:r>
      <w:r w:rsidR="6A3E23F8">
        <w:t xml:space="preserve">talhamento </w:t>
      </w:r>
      <w:r w:rsidR="3B918AC7">
        <w:t xml:space="preserve">da Ação, </w:t>
      </w:r>
      <w:r w:rsidR="6A3E23F8">
        <w:t>no Sistema de Orçamento e Finanças,</w:t>
      </w:r>
      <w:r w:rsidR="51E4A22F">
        <w:t xml:space="preserve"> aumentando a proporção da regionalização do gasto,</w:t>
      </w:r>
      <w:r w:rsidR="6A3E23F8">
        <w:t xml:space="preserve"> </w:t>
      </w:r>
      <w:r w:rsidR="313EA210">
        <w:t>ou de</w:t>
      </w:r>
      <w:r w:rsidR="6A3E23F8">
        <w:t xml:space="preserve"> de</w:t>
      </w:r>
      <w:r w:rsidR="313EA210">
        <w:t xml:space="preserve">cisões governamentais com impactos </w:t>
      </w:r>
      <w:r w:rsidR="6A3E23F8">
        <w:t>redistributiv</w:t>
      </w:r>
      <w:r w:rsidR="4D0DF1C5">
        <w:t>o</w:t>
      </w:r>
      <w:r w:rsidR="6A3E23F8">
        <w:t>s</w:t>
      </w:r>
      <w:r w:rsidR="24D4B52A">
        <w:t>.</w:t>
      </w:r>
    </w:p>
    <w:p w:rsidR="1168A05E" w:rsidP="5D999C85" w:rsidRDefault="3CA8EA98" w14:paraId="633BD379" w14:textId="4D7185EB">
      <w:pPr>
        <w:ind w:firstLine="720"/>
        <w:jc w:val="both"/>
      </w:pPr>
      <w:r>
        <w:t xml:space="preserve">Diante deste desafio, o Poder Executivo propôs </w:t>
      </w:r>
      <w:r w:rsidR="4A6A25CE">
        <w:t>critérios</w:t>
      </w:r>
      <w:r>
        <w:t xml:space="preserve"> para a identificação das despesas </w:t>
      </w:r>
      <w:r w:rsidR="324B536F">
        <w:t>c</w:t>
      </w:r>
      <w:r w:rsidR="20ABBC8E">
        <w:t>om o intuito</w:t>
      </w:r>
      <w:r w:rsidR="324B536F">
        <w:t xml:space="preserve"> de capturar </w:t>
      </w:r>
      <w:r w:rsidR="4FD29642">
        <w:t xml:space="preserve">novos investimentos e </w:t>
      </w:r>
      <w:r w:rsidR="0018D43B">
        <w:t xml:space="preserve">ampliações de </w:t>
      </w:r>
      <w:r w:rsidR="4FD29642">
        <w:t>custeios</w:t>
      </w:r>
      <w:r w:rsidR="38572308">
        <w:t>.</w:t>
      </w:r>
      <w:r w:rsidR="2671B767">
        <w:t xml:space="preserve"> </w:t>
      </w:r>
      <w:r w:rsidR="59E87072">
        <w:t xml:space="preserve">Uma diretriz que pautou a definição </w:t>
      </w:r>
      <w:r w:rsidR="3649A5BF">
        <w:t>de critérios</w:t>
      </w:r>
      <w:r w:rsidR="4C023DED">
        <w:t xml:space="preserve"> foi a de que a despesa possa ser </w:t>
      </w:r>
      <w:r w:rsidR="6392FF53">
        <w:t xml:space="preserve">identificada </w:t>
      </w:r>
      <w:r w:rsidR="52FD159A">
        <w:t>por</w:t>
      </w:r>
      <w:r w:rsidR="6392FF53">
        <w:t xml:space="preserve"> </w:t>
      </w:r>
      <w:r w:rsidR="5A763352">
        <w:t xml:space="preserve">entregas físicas </w:t>
      </w:r>
      <w:r w:rsidR="7B23C0B9">
        <w:t>ou serviço</w:t>
      </w:r>
      <w:r w:rsidR="282A4F54">
        <w:t>s</w:t>
      </w:r>
      <w:r w:rsidR="7B23C0B9">
        <w:t xml:space="preserve"> público</w:t>
      </w:r>
      <w:r w:rsidR="518C5C61">
        <w:t>s</w:t>
      </w:r>
      <w:r w:rsidR="7B23C0B9">
        <w:t xml:space="preserve"> </w:t>
      </w:r>
      <w:r w:rsidR="6392FF53">
        <w:t>fruíve</w:t>
      </w:r>
      <w:r w:rsidR="522E67B6">
        <w:t>is</w:t>
      </w:r>
      <w:r w:rsidR="6392FF53">
        <w:t xml:space="preserve"> </w:t>
      </w:r>
      <w:r w:rsidR="281A48C7">
        <w:t xml:space="preserve">no território </w:t>
      </w:r>
      <w:r w:rsidR="65A76E5C">
        <w:t xml:space="preserve">onde </w:t>
      </w:r>
      <w:r w:rsidR="55B5AA0D">
        <w:t xml:space="preserve">tal despesa incide. </w:t>
      </w:r>
      <w:r w:rsidR="191B1884">
        <w:t xml:space="preserve">Segundo este critério, obras de macrodrenagem </w:t>
      </w:r>
      <w:r w:rsidR="1A1543AE">
        <w:t xml:space="preserve">e </w:t>
      </w:r>
      <w:r w:rsidR="191B1884">
        <w:t>de mobilidade urbana, em especial as que incidem sobre vias estruturai</w:t>
      </w:r>
      <w:r w:rsidR="0B1D1C27">
        <w:t>s, não foram contabilizadas para fins de monitoramento do IDRGP. Esta não é uma atribuição de valor quanto ao mérito dessas intervenções e, si</w:t>
      </w:r>
      <w:r w:rsidR="231CA637">
        <w:t xml:space="preserve">m, o reconhecimento da impossibilidade, neste exercício inicial de monitoramento, </w:t>
      </w:r>
      <w:r w:rsidR="16E91509">
        <w:t>de segmentar a execução da despesa para obras que envolvem mais de uma subprefeitura.</w:t>
      </w:r>
    </w:p>
    <w:p w:rsidR="1168A05E" w:rsidP="5D999C85" w:rsidRDefault="65E7E537" w14:paraId="103F014C" w14:textId="4F033B81">
      <w:pPr>
        <w:ind w:firstLine="720"/>
        <w:jc w:val="both"/>
      </w:pPr>
      <w:r>
        <w:lastRenderedPageBreak/>
        <w:t>Este critério foi aplicado a três conju</w:t>
      </w:r>
      <w:r w:rsidR="03707458">
        <w:t>ntos de ações conduzidas pel</w:t>
      </w:r>
      <w:r w:rsidR="44F9CC1C">
        <w:t>a Administração Municipal</w:t>
      </w:r>
      <w:r w:rsidR="03707458">
        <w:t>:</w:t>
      </w:r>
    </w:p>
    <w:p w:rsidR="1168A05E" w:rsidP="5D999C85" w:rsidRDefault="03707458" w14:paraId="648B2B4E" w14:textId="5224848D">
      <w:pPr>
        <w:pStyle w:val="PargrafodaLista"/>
        <w:numPr>
          <w:ilvl w:val="0"/>
          <w:numId w:val="10"/>
        </w:numPr>
        <w:jc w:val="both"/>
      </w:pPr>
      <w:r>
        <w:t>Programa de Metas 2021-2024</w:t>
      </w:r>
      <w:r w:rsidR="7E46CE93">
        <w:t xml:space="preserve"> - Versão Final-Participativa</w:t>
      </w:r>
      <w:r>
        <w:t>;</w:t>
      </w:r>
    </w:p>
    <w:p w:rsidR="1168A05E" w:rsidP="5D999C85" w:rsidRDefault="03707458" w14:paraId="327B7A3A" w14:textId="537954F7">
      <w:pPr>
        <w:pStyle w:val="PargrafodaLista"/>
        <w:numPr>
          <w:ilvl w:val="0"/>
          <w:numId w:val="10"/>
        </w:numPr>
        <w:jc w:val="both"/>
      </w:pPr>
      <w:r>
        <w:t>Obras monitoradas;</w:t>
      </w:r>
    </w:p>
    <w:p w:rsidR="1168A05E" w:rsidP="5D999C85" w:rsidRDefault="03707458" w14:paraId="5566683A" w14:textId="2C3F0957">
      <w:pPr>
        <w:pStyle w:val="PargrafodaLista"/>
        <w:numPr>
          <w:ilvl w:val="0"/>
          <w:numId w:val="10"/>
        </w:numPr>
        <w:jc w:val="both"/>
      </w:pPr>
      <w:r>
        <w:t>Orçamento Cidadão de 2022.</w:t>
      </w:r>
    </w:p>
    <w:p w:rsidR="1168A05E" w:rsidP="5D999C85" w:rsidRDefault="3D9255AA" w14:paraId="0D421865" w14:textId="1352DAF5">
      <w:pPr>
        <w:ind w:firstLine="720"/>
        <w:jc w:val="both"/>
      </w:pPr>
      <w:r>
        <w:t>A Prefeitura de São Paulo</w:t>
      </w:r>
      <w:r w:rsidR="07A1D8FA">
        <w:t xml:space="preserve">, por meio da Secretaria Executiva de Planejamento e Entregas Prioritárias, da Secretaria do Governo Municipal (SGM/SEPEP), produziu duas notas técnicas com o intuito de registrar </w:t>
      </w:r>
      <w:r w:rsidR="4646BE2B">
        <w:t>a definição das despesas a serem monitoradas e o fluxo de monitoramento do IDRGP.</w:t>
      </w:r>
      <w:r w:rsidR="6093570E">
        <w:t xml:space="preserve"> Estes documentos são apresentados nesta publicação, no ANEXO </w:t>
      </w:r>
      <w:r w:rsidR="007E2213">
        <w:t>1 e 2</w:t>
      </w:r>
      <w:r w:rsidR="6093570E">
        <w:t>.</w:t>
      </w:r>
    </w:p>
    <w:p w:rsidR="1168A05E" w:rsidP="5D999C85" w:rsidRDefault="10390BFD" w14:paraId="5ABB2710" w14:textId="14010A13">
      <w:pPr>
        <w:ind w:firstLine="720"/>
        <w:jc w:val="both"/>
      </w:pPr>
      <w:r>
        <w:t>Ainda sobre o aspecto metodológic</w:t>
      </w:r>
      <w:r w:rsidR="3412C809">
        <w:t>o</w:t>
      </w:r>
      <w:r>
        <w:t>, a</w:t>
      </w:r>
      <w:r w:rsidR="6093570E">
        <w:t xml:space="preserve">s bases de dados utilizadas e o </w:t>
      </w:r>
      <w:r w:rsidR="7659AD45">
        <w:t>script para geração dos mapas e gráficos constantes no presente relatório estão disponíveis na página da Secretaria Executiva de Planejamento e Entregas Prioritárias (SEPEP), no Git</w:t>
      </w:r>
      <w:r w:rsidR="09D27599">
        <w:t>hub.</w:t>
      </w:r>
      <w:r w:rsidR="61095016">
        <w:t xml:space="preserve"> Com isso, espera-se não apenas cumprir com o princípio de transparência ativa, mas também </w:t>
      </w:r>
      <w:r w:rsidR="3A795E6D">
        <w:t>estabelecer espaços nos quais a comunidade científica e a sociedade civil</w:t>
      </w:r>
      <w:r w:rsidR="666EB294">
        <w:t xml:space="preserve"> possam dar aportes para o aprimoramento do Índice em tela.</w:t>
      </w:r>
    </w:p>
    <w:p w:rsidR="00656CE1" w:rsidP="5D999C85" w:rsidRDefault="00BC7004" w14:paraId="29C5148E" w14:textId="0F97887D">
      <w:pPr>
        <w:ind w:firstLine="720"/>
        <w:jc w:val="both"/>
      </w:pPr>
      <w:r>
        <w:t>Acess</w:t>
      </w:r>
      <w:r w:rsidR="00766BA6">
        <w:t>e</w:t>
      </w:r>
      <w:r>
        <w:t xml:space="preserve"> o Github de SEPEP: </w:t>
      </w:r>
      <w:hyperlink w:history="1" r:id="rId16">
        <w:r w:rsidRPr="00FF29F9" w:rsidR="00766BA6">
          <w:rPr>
            <w:rStyle w:val="Hyperlink"/>
          </w:rPr>
          <w:t>https://github.com/sepep-pmsp</w:t>
        </w:r>
      </w:hyperlink>
    </w:p>
    <w:p w:rsidR="1168A05E" w:rsidP="5D999C85" w:rsidRDefault="1168A05E" w14:paraId="62F5A076" w14:textId="3A26E5B1">
      <w:pPr>
        <w:ind w:firstLine="720"/>
        <w:jc w:val="both"/>
      </w:pPr>
    </w:p>
    <w:p w:rsidR="3727C4CD" w:rsidP="00EF0BF3" w:rsidRDefault="3727C4CD" w14:paraId="095E6BD9" w14:textId="655F0CAA">
      <w:pPr>
        <w:pStyle w:val="Ttulo1"/>
        <w:numPr>
          <w:ilvl w:val="0"/>
          <w:numId w:val="26"/>
        </w:numPr>
      </w:pPr>
      <w:bookmarkStart w:name="_Toc146536354" w:id="5"/>
      <w:r>
        <w:t>Resultados de 2022</w:t>
      </w:r>
      <w:bookmarkEnd w:id="5"/>
    </w:p>
    <w:p w:rsidR="5D999C85" w:rsidP="5D999C85" w:rsidRDefault="5D999C85" w14:paraId="75D12426" w14:textId="3E4AB9CC">
      <w:pPr>
        <w:jc w:val="both"/>
      </w:pPr>
    </w:p>
    <w:p w:rsidR="1208667F" w:rsidP="5D999C85" w:rsidRDefault="1208667F" w14:paraId="52B199DB" w14:textId="2F37C3E0">
      <w:pPr>
        <w:ind w:firstLine="720"/>
        <w:jc w:val="both"/>
      </w:pPr>
      <w:r>
        <w:t>Em 2022, a Prefeitura de São Paulo liquidou R$</w:t>
      </w:r>
      <w:r w:rsidR="0DD94859">
        <w:t xml:space="preserve"> 2.419.071.292,00 segundo a metodologia estabelecida para f</w:t>
      </w:r>
      <w:r w:rsidR="50275DF3">
        <w:t>ins de monitoramento do Índice de Distribuição Regional do Gasto Público</w:t>
      </w:r>
      <w:r w:rsidR="306AAC7E">
        <w:t xml:space="preserve"> (IDRGP)</w:t>
      </w:r>
      <w:r w:rsidR="50275DF3">
        <w:t xml:space="preserve">. </w:t>
      </w:r>
      <w:r w:rsidR="3D37D946">
        <w:t>De acordo com a Lei do PPA 2022-2025, no mínimo, R$ 1,25 bilhão deveria ser distribuído</w:t>
      </w:r>
      <w:r w:rsidR="1F324862">
        <w:t>, nas proporções estabelecidas pelo Índice</w:t>
      </w:r>
      <w:r w:rsidR="71634C5C">
        <w:t xml:space="preserve"> pelos </w:t>
      </w:r>
      <w:r w:rsidR="311EB82C">
        <w:t>territórios</w:t>
      </w:r>
      <w:r w:rsidR="673BD6EB">
        <w:t xml:space="preserve"> paulistano</w:t>
      </w:r>
      <w:r w:rsidR="71D45BD3">
        <w:t>s</w:t>
      </w:r>
      <w:r w:rsidR="673BD6EB">
        <w:t xml:space="preserve">. </w:t>
      </w:r>
      <w:r w:rsidR="2819EFF6">
        <w:t>A presente seção pretende explorar este resultado em sua perspectiva te</w:t>
      </w:r>
      <w:r w:rsidR="10FF2798">
        <w:t>rritorial</w:t>
      </w:r>
      <w:r w:rsidR="2819EFF6">
        <w:t xml:space="preserve"> e te</w:t>
      </w:r>
      <w:r w:rsidR="1637A994">
        <w:t>mática</w:t>
      </w:r>
      <w:r w:rsidR="2819EFF6">
        <w:t>, a fim de colher subsídios para</w:t>
      </w:r>
      <w:r w:rsidR="5594AA25">
        <w:t xml:space="preserve"> o aprimoramento metodológico do monitoramento do IDRGP e, sobretudo, qualificar decisões acerca da alocação dos recursos</w:t>
      </w:r>
      <w:r w:rsidR="50210E8D">
        <w:t xml:space="preserve"> para os anos subsequentes.</w:t>
      </w:r>
    </w:p>
    <w:p w:rsidR="00D42CBE" w:rsidP="0263577E" w:rsidRDefault="476E058A" w14:paraId="68D562F1" w14:textId="77777777">
      <w:pPr>
        <w:ind w:firstLine="720"/>
        <w:jc w:val="both"/>
        <w:sectPr w:rsidR="00D42CBE">
          <w:footerReference w:type="default" r:id="rId17"/>
          <w:pgSz w:w="11906" w:h="16838" w:orient="portrait"/>
          <w:pgMar w:top="1440" w:right="1440" w:bottom="1440" w:left="1440" w:header="720" w:footer="720" w:gutter="0"/>
          <w:cols w:space="720"/>
          <w:docGrid w:linePitch="360"/>
        </w:sectPr>
      </w:pPr>
      <w:r>
        <w:t xml:space="preserve">A alocação de recursos foi superior à referência estabelecida pelo IDRGP em dezessete territórios. Logo, quinze territórios </w:t>
      </w:r>
      <w:r w:rsidR="5C56CA6D">
        <w:t>não superaram o valor de referência. Capela do Socorro, Campo Limpo, I</w:t>
      </w:r>
      <w:r w:rsidR="420FD36A">
        <w:t xml:space="preserve">taquera e Itaim Paulista estão entre os dez territórios prioritários para alocação de recursos e </w:t>
      </w:r>
      <w:r w:rsidR="29288103">
        <w:t xml:space="preserve">tiveram intervenções que superaram em R$ 518,8 milhões </w:t>
      </w:r>
      <w:r w:rsidR="0B22F01F">
        <w:t xml:space="preserve">o valor previsto pelo IDRGP. </w:t>
      </w:r>
      <w:r w:rsidR="74FB78A3">
        <w:t xml:space="preserve">A Figura </w:t>
      </w:r>
      <w:r w:rsidR="361F156A">
        <w:t xml:space="preserve">6 </w:t>
      </w:r>
      <w:r w:rsidR="74FB78A3">
        <w:t>a seguir ilustra o valor liquidado, por subprefeitura, comparado com a expectativa de gasto do IDRG</w:t>
      </w:r>
      <w:r w:rsidR="4E6B86FA">
        <w:t>P.</w:t>
      </w:r>
    </w:p>
    <w:p w:rsidR="476E058A" w:rsidP="0263577E" w:rsidRDefault="476E058A" w14:paraId="708BB668" w14:textId="09D052FF">
      <w:pPr>
        <w:ind w:firstLine="720"/>
        <w:jc w:val="both"/>
      </w:pPr>
    </w:p>
    <w:p w:rsidR="00A3049D" w:rsidP="00A3049D" w:rsidRDefault="4E6B86FA" w14:paraId="0D3960F4" w14:textId="77777777">
      <w:pPr>
        <w:keepNext/>
        <w:ind w:firstLine="720"/>
        <w:jc w:val="both"/>
      </w:pPr>
      <w:r>
        <w:rPr>
          <w:noProof/>
        </w:rPr>
        <w:drawing>
          <wp:inline distT="0" distB="0" distL="0" distR="0" wp14:anchorId="216A636D" wp14:editId="5B8BE4BB">
            <wp:extent cx="8746663" cy="4428000"/>
            <wp:effectExtent l="0" t="0" r="0" b="0"/>
            <wp:docPr id="1396955463" name="Imagem 139695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746663" cy="4428000"/>
                    </a:xfrm>
                    <a:prstGeom prst="rect">
                      <a:avLst/>
                    </a:prstGeom>
                  </pic:spPr>
                </pic:pic>
              </a:graphicData>
            </a:graphic>
          </wp:inline>
        </w:drawing>
      </w:r>
    </w:p>
    <w:p w:rsidR="4E6B86FA" w:rsidP="00A3049D" w:rsidRDefault="00A3049D" w14:paraId="01C33EFB" w14:textId="00C3DDB4">
      <w:pPr>
        <w:pStyle w:val="Legenda"/>
        <w:jc w:val="both"/>
      </w:pPr>
      <w:r>
        <w:t xml:space="preserve">Figura </w:t>
      </w:r>
      <w:r>
        <w:fldChar w:fldCharType="begin"/>
      </w:r>
      <w:r>
        <w:instrText xml:space="preserve"> SEQ Figura \* ARABIC </w:instrText>
      </w:r>
      <w:r>
        <w:fldChar w:fldCharType="separate"/>
      </w:r>
      <w:r w:rsidR="005A7F4E">
        <w:rPr>
          <w:noProof/>
        </w:rPr>
        <w:t>6</w:t>
      </w:r>
      <w:r>
        <w:fldChar w:fldCharType="end"/>
      </w:r>
      <w:r>
        <w:t>: Resultado da execução de despesas elegíveis para o monitoramento do IDRGP, comparadas com previsão de gasto (2022).</w:t>
      </w:r>
    </w:p>
    <w:p w:rsidR="00D42CBE" w:rsidP="0263577E" w:rsidRDefault="00D42CBE" w14:paraId="5D41AF6F" w14:textId="77777777">
      <w:pPr>
        <w:ind w:firstLine="720"/>
        <w:jc w:val="both"/>
        <w:sectPr w:rsidR="00D42CBE" w:rsidSect="00D42CBE">
          <w:pgSz w:w="16838" w:h="11906" w:orient="landscape"/>
          <w:pgMar w:top="1440" w:right="1440" w:bottom="1440" w:left="1440" w:header="720" w:footer="720" w:gutter="0"/>
          <w:cols w:space="720"/>
          <w:docGrid w:linePitch="360"/>
        </w:sectPr>
      </w:pPr>
    </w:p>
    <w:p w:rsidR="0263577E" w:rsidP="0263577E" w:rsidRDefault="0263577E" w14:paraId="112E5265" w14:textId="55C3D0BD">
      <w:pPr>
        <w:ind w:firstLine="720"/>
        <w:jc w:val="both"/>
      </w:pPr>
    </w:p>
    <w:p w:rsidR="35345891" w:rsidP="5D999C85" w:rsidRDefault="35345891" w14:paraId="61C69553" w14:textId="622EEB7D">
      <w:pPr>
        <w:ind w:firstLine="720"/>
        <w:jc w:val="both"/>
      </w:pPr>
      <w:r>
        <w:t>A Tabela</w:t>
      </w:r>
      <w:r w:rsidR="02FAC740">
        <w:t xml:space="preserve"> 1</w:t>
      </w:r>
      <w:r>
        <w:t xml:space="preserve"> a seguir demonstra a participação de cada componente do monitoramento do IDRGP no total liquidado em 2022:</w:t>
      </w:r>
    </w:p>
    <w:tbl>
      <w:tblPr>
        <w:tblStyle w:val="Tabelacomgrade"/>
        <w:tblW w:w="0" w:type="auto"/>
        <w:tblLayout w:type="fixed"/>
        <w:tblLook w:val="06A0" w:firstRow="1" w:lastRow="0" w:firstColumn="1" w:lastColumn="0" w:noHBand="1" w:noVBand="1"/>
      </w:tblPr>
      <w:tblGrid>
        <w:gridCol w:w="3005"/>
        <w:gridCol w:w="3005"/>
        <w:gridCol w:w="3005"/>
      </w:tblGrid>
      <w:tr w:rsidR="5D999C85" w:rsidTr="0263577E" w14:paraId="0859176B" w14:textId="77777777">
        <w:trPr>
          <w:trHeight w:val="300"/>
        </w:trPr>
        <w:tc>
          <w:tcPr>
            <w:tcW w:w="3005" w:type="dxa"/>
          </w:tcPr>
          <w:p w:rsidR="4A8BE61E" w:rsidP="0263577E" w:rsidRDefault="31CB87AB" w14:paraId="2FD41B20" w14:textId="01D3B973">
            <w:pPr>
              <w:jc w:val="center"/>
            </w:pPr>
            <w:r>
              <w:t>Componente</w:t>
            </w:r>
          </w:p>
        </w:tc>
        <w:tc>
          <w:tcPr>
            <w:tcW w:w="3005" w:type="dxa"/>
          </w:tcPr>
          <w:p w:rsidR="4A8BE61E" w:rsidP="0263577E" w:rsidRDefault="31CB87AB" w14:paraId="1EE0C45F" w14:textId="5D5A11DA">
            <w:pPr>
              <w:jc w:val="center"/>
            </w:pPr>
            <w:r>
              <w:t>Valor</w:t>
            </w:r>
            <w:r w:rsidR="11AC86F9">
              <w:t xml:space="preserve"> (R$)</w:t>
            </w:r>
          </w:p>
        </w:tc>
        <w:tc>
          <w:tcPr>
            <w:tcW w:w="3005" w:type="dxa"/>
          </w:tcPr>
          <w:p w:rsidR="4A8BE61E" w:rsidP="0263577E" w:rsidRDefault="31CB87AB" w14:paraId="62DD6E05" w14:textId="6FDC8156">
            <w:pPr>
              <w:jc w:val="center"/>
            </w:pPr>
            <w:r>
              <w:t>%</w:t>
            </w:r>
          </w:p>
        </w:tc>
      </w:tr>
      <w:tr w:rsidR="5D999C85" w:rsidTr="0263577E" w14:paraId="28930B05" w14:textId="77777777">
        <w:trPr>
          <w:trHeight w:val="300"/>
        </w:trPr>
        <w:tc>
          <w:tcPr>
            <w:tcW w:w="3005" w:type="dxa"/>
          </w:tcPr>
          <w:p w:rsidR="4A8BE61E" w:rsidP="5D999C85" w:rsidRDefault="4A8BE61E" w14:paraId="14067BF4" w14:textId="655E1A0A">
            <w:r>
              <w:t>Obras monitoradas</w:t>
            </w:r>
          </w:p>
        </w:tc>
        <w:tc>
          <w:tcPr>
            <w:tcW w:w="3005" w:type="dxa"/>
          </w:tcPr>
          <w:p w:rsidR="5D999C85" w:rsidP="0263577E" w:rsidRDefault="01A8D0F9" w14:paraId="1D5732B4" w14:textId="336A6C9D">
            <w:pPr>
              <w:jc w:val="center"/>
            </w:pPr>
            <w:r>
              <w:t>1</w:t>
            </w:r>
            <w:r w:rsidR="65D838D6">
              <w:t>.</w:t>
            </w:r>
            <w:r>
              <w:t>231</w:t>
            </w:r>
            <w:r w:rsidR="573AC60C">
              <w:t>.</w:t>
            </w:r>
            <w:r>
              <w:t>549</w:t>
            </w:r>
            <w:r w:rsidR="70BE3878">
              <w:t>.</w:t>
            </w:r>
            <w:r>
              <w:t>969</w:t>
            </w:r>
          </w:p>
        </w:tc>
        <w:tc>
          <w:tcPr>
            <w:tcW w:w="3005" w:type="dxa"/>
          </w:tcPr>
          <w:p w:rsidR="5D999C85" w:rsidP="0263577E" w:rsidRDefault="01A8D0F9" w14:paraId="3B62B907" w14:textId="636004F4">
            <w:pPr>
              <w:jc w:val="center"/>
            </w:pPr>
            <w:r>
              <w:t>50.9</w:t>
            </w:r>
          </w:p>
        </w:tc>
      </w:tr>
      <w:tr w:rsidR="5D999C85" w:rsidTr="0263577E" w14:paraId="0B051C65" w14:textId="77777777">
        <w:trPr>
          <w:trHeight w:val="300"/>
        </w:trPr>
        <w:tc>
          <w:tcPr>
            <w:tcW w:w="3005" w:type="dxa"/>
          </w:tcPr>
          <w:p w:rsidR="1422744E" w:rsidP="5D999C85" w:rsidRDefault="1422744E" w14:paraId="46A009C1" w14:textId="6AAE3DC5">
            <w:r>
              <w:t>Programa de Meta 2021-2024 Versão Final-Participativa</w:t>
            </w:r>
          </w:p>
        </w:tc>
        <w:tc>
          <w:tcPr>
            <w:tcW w:w="3005" w:type="dxa"/>
          </w:tcPr>
          <w:p w:rsidR="5D999C85" w:rsidP="0263577E" w:rsidRDefault="1099C822" w14:paraId="7DB71B44" w14:textId="7BDF5C7D">
            <w:pPr>
              <w:jc w:val="center"/>
            </w:pPr>
            <w:r>
              <w:t>1</w:t>
            </w:r>
            <w:r w:rsidR="11563B20">
              <w:t>.</w:t>
            </w:r>
            <w:r>
              <w:t>185</w:t>
            </w:r>
            <w:r w:rsidR="121FF1BB">
              <w:t>.</w:t>
            </w:r>
            <w:r>
              <w:t>324</w:t>
            </w:r>
            <w:r w:rsidR="0A2ABDDE">
              <w:t>.</w:t>
            </w:r>
            <w:r>
              <w:t>098</w:t>
            </w:r>
          </w:p>
        </w:tc>
        <w:tc>
          <w:tcPr>
            <w:tcW w:w="3005" w:type="dxa"/>
          </w:tcPr>
          <w:p w:rsidR="5D999C85" w:rsidP="0263577E" w:rsidRDefault="1099C822" w14:paraId="5C99BBF1" w14:textId="7E19E6C3">
            <w:pPr>
              <w:jc w:val="center"/>
            </w:pPr>
            <w:r>
              <w:t>49.0</w:t>
            </w:r>
          </w:p>
        </w:tc>
      </w:tr>
      <w:tr w:rsidR="5D999C85" w:rsidTr="0263577E" w14:paraId="6D9190CC" w14:textId="77777777">
        <w:trPr>
          <w:trHeight w:val="300"/>
        </w:trPr>
        <w:tc>
          <w:tcPr>
            <w:tcW w:w="3005" w:type="dxa"/>
          </w:tcPr>
          <w:p w:rsidR="1422744E" w:rsidP="5D999C85" w:rsidRDefault="1422744E" w14:paraId="2E300A5B" w14:textId="767602A3">
            <w:r>
              <w:t>Orçamento Cidadão 2022</w:t>
            </w:r>
          </w:p>
        </w:tc>
        <w:tc>
          <w:tcPr>
            <w:tcW w:w="3005" w:type="dxa"/>
          </w:tcPr>
          <w:p w:rsidR="5D999C85" w:rsidP="0263577E" w:rsidRDefault="53CD45B4" w14:paraId="488AF846" w14:textId="50AC00A9">
            <w:pPr>
              <w:jc w:val="center"/>
            </w:pPr>
            <w:r>
              <w:t>2</w:t>
            </w:r>
            <w:r w:rsidR="65A0FEBF">
              <w:t>.</w:t>
            </w:r>
            <w:r>
              <w:t>197</w:t>
            </w:r>
            <w:r w:rsidR="782A65B3">
              <w:t>.</w:t>
            </w:r>
            <w:r>
              <w:t>225</w:t>
            </w:r>
          </w:p>
        </w:tc>
        <w:tc>
          <w:tcPr>
            <w:tcW w:w="3005" w:type="dxa"/>
          </w:tcPr>
          <w:p w:rsidR="5D999C85" w:rsidP="0263577E" w:rsidRDefault="53CD45B4" w14:paraId="0F93D7A9" w14:textId="54E50ACC">
            <w:pPr>
              <w:jc w:val="center"/>
            </w:pPr>
            <w:r>
              <w:t>0.1</w:t>
            </w:r>
          </w:p>
        </w:tc>
      </w:tr>
      <w:tr w:rsidR="5D999C85" w:rsidTr="0263577E" w14:paraId="044A77C7" w14:textId="77777777">
        <w:trPr>
          <w:trHeight w:val="300"/>
        </w:trPr>
        <w:tc>
          <w:tcPr>
            <w:tcW w:w="3005" w:type="dxa"/>
          </w:tcPr>
          <w:p w:rsidR="1422744E" w:rsidP="5D999C85" w:rsidRDefault="1422744E" w14:paraId="7E5DCFA8" w14:textId="6EA73640">
            <w:r>
              <w:t>Total</w:t>
            </w:r>
          </w:p>
        </w:tc>
        <w:tc>
          <w:tcPr>
            <w:tcW w:w="3005" w:type="dxa"/>
          </w:tcPr>
          <w:p w:rsidR="5D999C85" w:rsidP="0263577E" w:rsidRDefault="42F5B2AD" w14:paraId="1DDDB82F" w14:textId="6FCC8610">
            <w:pPr>
              <w:jc w:val="center"/>
            </w:pPr>
            <w:r>
              <w:t>2.419.071.292</w:t>
            </w:r>
          </w:p>
        </w:tc>
        <w:tc>
          <w:tcPr>
            <w:tcW w:w="3005" w:type="dxa"/>
          </w:tcPr>
          <w:p w:rsidR="5D999C85" w:rsidP="0263577E" w:rsidRDefault="42F5B2AD" w14:paraId="4F2C3D63" w14:textId="1F207C39">
            <w:pPr>
              <w:jc w:val="center"/>
            </w:pPr>
            <w:r>
              <w:t>100</w:t>
            </w:r>
          </w:p>
        </w:tc>
      </w:tr>
    </w:tbl>
    <w:p w:rsidR="5D999C85" w:rsidP="5D999C85" w:rsidRDefault="5D999C85" w14:paraId="074768FA" w14:textId="0DA31BA4">
      <w:pPr>
        <w:ind w:firstLine="720"/>
        <w:jc w:val="both"/>
      </w:pPr>
    </w:p>
    <w:p w:rsidR="1422744E" w:rsidP="5D999C85" w:rsidRDefault="1422744E" w14:paraId="4FD123A8" w14:textId="6556959C">
      <w:pPr>
        <w:ind w:firstLine="720"/>
        <w:jc w:val="both"/>
      </w:pPr>
      <w:r>
        <w:t xml:space="preserve">As Figuras </w:t>
      </w:r>
      <w:r w:rsidR="288FE1B7">
        <w:t>7, 8 e 9, a seguir,</w:t>
      </w:r>
      <w:r>
        <w:t xml:space="preserve"> ilustram como se deu a distribuição territorial por cada componente.</w:t>
      </w:r>
    </w:p>
    <w:p w:rsidR="00A3049D" w:rsidP="00A3049D" w:rsidRDefault="70CA8564" w14:paraId="37FE71B7" w14:textId="77777777">
      <w:pPr>
        <w:keepNext/>
        <w:ind w:firstLine="720"/>
        <w:jc w:val="both"/>
      </w:pPr>
      <w:r>
        <w:rPr>
          <w:noProof/>
        </w:rPr>
        <w:drawing>
          <wp:inline distT="0" distB="0" distL="0" distR="0" wp14:anchorId="09B8FB4A" wp14:editId="21A8D0CE">
            <wp:extent cx="6531428" cy="4572000"/>
            <wp:effectExtent l="0" t="0" r="0" b="0"/>
            <wp:docPr id="158899066" name="Imagem 15889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25000"/>
                    <a:stretch>
                      <a:fillRect/>
                    </a:stretch>
                  </pic:blipFill>
                  <pic:spPr>
                    <a:xfrm>
                      <a:off x="0" y="0"/>
                      <a:ext cx="6531428" cy="4572000"/>
                    </a:xfrm>
                    <a:prstGeom prst="rect">
                      <a:avLst/>
                    </a:prstGeom>
                  </pic:spPr>
                </pic:pic>
              </a:graphicData>
            </a:graphic>
          </wp:inline>
        </w:drawing>
      </w:r>
    </w:p>
    <w:p w:rsidR="70CA8564" w:rsidP="00A3049D" w:rsidRDefault="00A3049D" w14:paraId="6A0115C3" w14:textId="735A9814">
      <w:pPr>
        <w:pStyle w:val="Legenda"/>
        <w:jc w:val="both"/>
      </w:pPr>
      <w:r>
        <w:t xml:space="preserve">Figura </w:t>
      </w:r>
      <w:r>
        <w:fldChar w:fldCharType="begin"/>
      </w:r>
      <w:r>
        <w:instrText xml:space="preserve"> SEQ Figura \* ARABIC </w:instrText>
      </w:r>
      <w:r>
        <w:fldChar w:fldCharType="separate"/>
      </w:r>
      <w:r w:rsidR="005A7F4E">
        <w:rPr>
          <w:noProof/>
        </w:rPr>
        <w:t>7</w:t>
      </w:r>
      <w:r>
        <w:fldChar w:fldCharType="end"/>
      </w:r>
      <w:r>
        <w:t>: Distribuição regional dos gastos com obras (2022).</w:t>
      </w:r>
    </w:p>
    <w:p w:rsidR="5D999C85" w:rsidP="0263577E" w:rsidRDefault="1A4A93E0" w14:paraId="0FAF4116" w14:textId="37007F63">
      <w:pPr>
        <w:ind w:firstLine="708"/>
        <w:jc w:val="both"/>
      </w:pPr>
      <w:r>
        <w:t>Pela Figura</w:t>
      </w:r>
      <w:r w:rsidR="789A1020">
        <w:t xml:space="preserve"> 7</w:t>
      </w:r>
      <w:r>
        <w:t>, pode-se observar que</w:t>
      </w:r>
      <w:r w:rsidR="290E28AE">
        <w:t xml:space="preserve"> seis subprefeituras foram o destino dos </w:t>
      </w:r>
      <w:r w:rsidR="67B30DDF">
        <w:t xml:space="preserve">maiores aportes de valores: Jaçanã/Tremembé e Vila Maria/Vila Guilherme, ao norte; Itaquera e Itaim Paulista, ao </w:t>
      </w:r>
      <w:r w:rsidR="59B51182">
        <w:t>l</w:t>
      </w:r>
      <w:r w:rsidR="67B30DDF">
        <w:t>este e Ipiranga e Camp</w:t>
      </w:r>
      <w:r w:rsidR="388351F9">
        <w:t>o Limpo, ao sul.</w:t>
      </w:r>
      <w:r w:rsidR="5389CD00">
        <w:t xml:space="preserve"> </w:t>
      </w:r>
      <w:r w:rsidR="6A1B16BF">
        <w:t>A</w:t>
      </w:r>
      <w:r w:rsidR="65EDB434">
        <w:t xml:space="preserve"> Secretaria de Infraestrutura e Obras Urbanas (SIURB) respondeu por 80% dos aportes do </w:t>
      </w:r>
      <w:r w:rsidR="5C110D74">
        <w:t>total de obras monitoradas</w:t>
      </w:r>
      <w:r w:rsidR="65EDB434">
        <w:t>, totalizando o montante de R$ 98</w:t>
      </w:r>
      <w:r w:rsidR="3AEB5AD9">
        <w:t>5 milhões.</w:t>
      </w:r>
      <w:r w:rsidR="09EE057D">
        <w:t xml:space="preserve"> Nesta ordem: a Secretaria Municipal de Esportes e Lazer (SEME), a Secretaria Municipal de Segurança Urbana (SMSU), a Subprefeitura da Sé (SUB-SE), a Sec</w:t>
      </w:r>
      <w:r w:rsidR="01D26D62">
        <w:t xml:space="preserve">retaria da Cultura (SMC) e a Secretaria Municipal </w:t>
      </w:r>
      <w:r w:rsidR="01D26D62">
        <w:lastRenderedPageBreak/>
        <w:t>das Subprefeituras (SMSUB) representam os demais 20%, integrando o R$ 1,231 bilhão liquidado em obras monitoradas.</w:t>
      </w:r>
    </w:p>
    <w:p w:rsidR="00A3049D" w:rsidP="00A3049D" w:rsidRDefault="129A0460" w14:paraId="085CFD89" w14:textId="77777777">
      <w:pPr>
        <w:keepNext/>
        <w:ind w:firstLine="708"/>
        <w:jc w:val="both"/>
      </w:pPr>
      <w:r>
        <w:rPr>
          <w:noProof/>
        </w:rPr>
        <w:drawing>
          <wp:inline distT="0" distB="0" distL="0" distR="0" wp14:anchorId="678D5DAA" wp14:editId="13991850">
            <wp:extent cx="6481964" cy="4572000"/>
            <wp:effectExtent l="0" t="0" r="0" b="0"/>
            <wp:docPr id="1725409434" name="Imagem 172540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25568"/>
                    <a:stretch>
                      <a:fillRect/>
                    </a:stretch>
                  </pic:blipFill>
                  <pic:spPr>
                    <a:xfrm>
                      <a:off x="0" y="0"/>
                      <a:ext cx="6481964" cy="4572000"/>
                    </a:xfrm>
                    <a:prstGeom prst="rect">
                      <a:avLst/>
                    </a:prstGeom>
                  </pic:spPr>
                </pic:pic>
              </a:graphicData>
            </a:graphic>
          </wp:inline>
        </w:drawing>
      </w:r>
    </w:p>
    <w:p w:rsidR="23BF62C6" w:rsidP="00A3049D" w:rsidRDefault="00A3049D" w14:paraId="0E40BED9" w14:textId="5EBFDC85">
      <w:pPr>
        <w:pStyle w:val="Legenda"/>
        <w:jc w:val="both"/>
      </w:pPr>
      <w:r>
        <w:t xml:space="preserve">Figura </w:t>
      </w:r>
      <w:r>
        <w:fldChar w:fldCharType="begin"/>
      </w:r>
      <w:r>
        <w:instrText xml:space="preserve"> SEQ Figura \* ARABIC </w:instrText>
      </w:r>
      <w:r>
        <w:fldChar w:fldCharType="separate"/>
      </w:r>
      <w:r w:rsidR="005A7F4E">
        <w:rPr>
          <w:noProof/>
        </w:rPr>
        <w:t>8</w:t>
      </w:r>
      <w:r>
        <w:fldChar w:fldCharType="end"/>
      </w:r>
      <w:r>
        <w:t>: Distribuição regional dos gastos do Programa de Metas 2021-2024 (2022).</w:t>
      </w:r>
    </w:p>
    <w:p w:rsidR="23BF62C6" w:rsidP="0263577E" w:rsidRDefault="557A4F84" w14:paraId="03FFD0FE" w14:textId="3C377BF2">
      <w:pPr>
        <w:ind w:firstLine="708"/>
        <w:jc w:val="both"/>
      </w:pPr>
      <w:r>
        <w:t xml:space="preserve">Os maiores gastos do Programa de Metas, em 2022, concentraram-se nas subprefeituras da Sé, </w:t>
      </w:r>
      <w:r w:rsidR="3FD4EB51">
        <w:t>Penha, São Miguel, Guaianases, Capela do Socorro e Butantã</w:t>
      </w:r>
      <w:r w:rsidR="26161AE1">
        <w:t>, como demonstra a Figura 8</w:t>
      </w:r>
      <w:r w:rsidR="3FD4EB51">
        <w:t>.</w:t>
      </w:r>
      <w:r w:rsidR="7E79D082">
        <w:t xml:space="preserve"> </w:t>
      </w:r>
      <w:r w:rsidR="1DFA54CF">
        <w:t>A Secretaria Municipal de Habitação (SEHAB) foi responsável por 82,3% d</w:t>
      </w:r>
      <w:r w:rsidR="3F2C1458">
        <w:t>as despesas do Programa de Metas, selecionadas para o monitoramento do IDRGP. A Secretaria Municipal de Saúde (SMS) respondeu por 9,7%</w:t>
      </w:r>
      <w:r w:rsidR="6305D064">
        <w:t xml:space="preserve">. Os 8% restantes, que totalizam o R$ 1,185 bilhão, </w:t>
      </w:r>
      <w:r w:rsidR="694F20C4">
        <w:t>foram liquidados pela Secretaria Municipal de Esportes e Lazer (SEME), Secretaria Municipal das Subprefeituras (SMSUB), Secretaria Mu</w:t>
      </w:r>
      <w:r w:rsidR="154474EC">
        <w:t>nicipal de Inovação e Tecnologia (SMIT), Secretaria Municipal de Assistência e Desenvolvimento Social (SMADS)</w:t>
      </w:r>
      <w:r w:rsidR="47582C09">
        <w:t>, Secretaria Municipal de Educação (SME), Secretaria Municipal do Verde e Meio Ambiente (SVMA)</w:t>
      </w:r>
      <w:r w:rsidR="10942476">
        <w:t xml:space="preserve">, além de liquidações em metas que possuem </w:t>
      </w:r>
      <w:r w:rsidR="51712E13">
        <w:t xml:space="preserve">governança intersecretarial como nos casos das Metas </w:t>
      </w:r>
      <w:r w:rsidR="4DDC57B5">
        <w:t>53 (SME e SMC), 55 (SGM, SMC, SMD</w:t>
      </w:r>
      <w:r w:rsidR="5442EE19">
        <w:t>ET e SMDHC) e 42 (SMUL e SGM)</w:t>
      </w:r>
      <w:r w:rsidR="47582C09">
        <w:t>.</w:t>
      </w:r>
    </w:p>
    <w:p w:rsidR="00A3049D" w:rsidP="00A3049D" w:rsidRDefault="5545D6C7" w14:paraId="141EA2B8" w14:textId="77777777">
      <w:pPr>
        <w:keepNext/>
        <w:ind w:firstLine="708"/>
        <w:jc w:val="both"/>
      </w:pPr>
      <w:r>
        <w:rPr>
          <w:noProof/>
        </w:rPr>
        <w:lastRenderedPageBreak/>
        <w:drawing>
          <wp:inline distT="0" distB="0" distL="0" distR="0" wp14:anchorId="3E76B835" wp14:editId="2C5BED44">
            <wp:extent cx="6514969" cy="4572000"/>
            <wp:effectExtent l="0" t="0" r="0" b="0"/>
            <wp:docPr id="1550409027" name="Imagem 155040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25189"/>
                    <a:stretch>
                      <a:fillRect/>
                    </a:stretch>
                  </pic:blipFill>
                  <pic:spPr>
                    <a:xfrm>
                      <a:off x="0" y="0"/>
                      <a:ext cx="6514969" cy="4572000"/>
                    </a:xfrm>
                    <a:prstGeom prst="rect">
                      <a:avLst/>
                    </a:prstGeom>
                  </pic:spPr>
                </pic:pic>
              </a:graphicData>
            </a:graphic>
          </wp:inline>
        </w:drawing>
      </w:r>
    </w:p>
    <w:p w:rsidR="23BF62C6" w:rsidP="00A3049D" w:rsidRDefault="00A3049D" w14:paraId="7479C412" w14:textId="16C0276C">
      <w:pPr>
        <w:pStyle w:val="Legenda"/>
        <w:jc w:val="both"/>
      </w:pPr>
      <w:r>
        <w:t xml:space="preserve">Figura </w:t>
      </w:r>
      <w:r>
        <w:fldChar w:fldCharType="begin"/>
      </w:r>
      <w:r>
        <w:instrText xml:space="preserve"> SEQ Figura \* ARABIC </w:instrText>
      </w:r>
      <w:r>
        <w:fldChar w:fldCharType="separate"/>
      </w:r>
      <w:r w:rsidR="005A7F4E">
        <w:rPr>
          <w:noProof/>
        </w:rPr>
        <w:t>9</w:t>
      </w:r>
      <w:r>
        <w:fldChar w:fldCharType="end"/>
      </w:r>
      <w:r>
        <w:t>: Distribuição regional dos gastos do Orçamento Cidadão (2022).</w:t>
      </w:r>
    </w:p>
    <w:p w:rsidR="23BF62C6" w:rsidP="0263577E" w:rsidRDefault="43894089" w14:paraId="3459183F" w14:textId="0826EC9C">
      <w:pPr>
        <w:ind w:firstLine="708"/>
        <w:jc w:val="both"/>
      </w:pPr>
      <w:r>
        <w:t xml:space="preserve">A Figura 9 ilustra a distribuição regional dos gastos do Orçamento Cidadão. As liquidações ocorreram nas subprefeituras </w:t>
      </w:r>
      <w:r w:rsidR="7103FAB8">
        <w:t>Vila Maria/Vila Guilherme, São Miguel Paulista, Itaim Paulista, Vila Prudente, Ipiranga, Vila Mariana e Lapa.</w:t>
      </w:r>
      <w:r w:rsidR="1988EEE4">
        <w:t xml:space="preserve"> A Secretaria Municipal das Subprefeituras (SMSUB) liquidou 70,6% dos R$ 2,197 milhões apurados no Orçamento Cidadã</w:t>
      </w:r>
      <w:r w:rsidR="51C73DB1">
        <w:t xml:space="preserve">o, em 2022. A Secretaria de Infraestrutura Urbana e Obras (SIURB) liquidou 17,6% e a Secretaria do Verde e Meio Ambiente (SVMA), </w:t>
      </w:r>
      <w:r w:rsidR="106C22E3">
        <w:t xml:space="preserve">os </w:t>
      </w:r>
      <w:r w:rsidR="51C73DB1">
        <w:t>11,8</w:t>
      </w:r>
      <w:r w:rsidR="19AA1F52">
        <w:t>% restantes.</w:t>
      </w:r>
    </w:p>
    <w:p w:rsidR="23BF62C6" w:rsidP="0263577E" w:rsidRDefault="42AF2CC0" w14:paraId="4A15B342" w14:textId="2FE96093">
      <w:pPr>
        <w:ind w:firstLine="708"/>
        <w:jc w:val="both"/>
      </w:pPr>
      <w:r>
        <w:t>Ainda que, neste primeiro exercício de monitoramento do IDRGP, tenha havido discrepância quanto aos valores liquidados entre, por um lado, Programa de Metas e Obras Monitoradas e, por outro, o Orçamento Cidadão</w:t>
      </w:r>
      <w:r w:rsidR="45572943">
        <w:t xml:space="preserve">, observa-se que os três complementam-se para atingir os objetivos do Índice. </w:t>
      </w:r>
      <w:r w:rsidR="2B873AB5">
        <w:t xml:space="preserve">Comparando-se as Figuras 7 e 8, por exemplo, pode-se visualizar como o Programa de Metas e o Monitoramento de Obras </w:t>
      </w:r>
      <w:r w:rsidR="63C58982">
        <w:t>se intercalam no direcionamento de recursos para as Zonas Sul e Norte.</w:t>
      </w:r>
    </w:p>
    <w:p w:rsidR="23BF62C6" w:rsidP="0263577E" w:rsidRDefault="63C58982" w14:paraId="6BC26441" w14:textId="1EABE429">
      <w:pPr>
        <w:ind w:firstLine="708"/>
        <w:jc w:val="both"/>
      </w:pPr>
      <w:r>
        <w:t xml:space="preserve">Para uma melhor compreensão da distribuição regional dos gastos não sob a perspectiva do componente de monitoramento do IDRGP, mas sob a perspectiva dos órgãos setoriais, </w:t>
      </w:r>
      <w:r w:rsidR="6D584E8B">
        <w:t>a Figura 10</w:t>
      </w:r>
      <w:r w:rsidR="1C8D3C47">
        <w:t xml:space="preserve"> traz a despesa liquidada por secretaria e a Figura 11</w:t>
      </w:r>
      <w:r w:rsidR="6D584E8B">
        <w:t xml:space="preserve"> traz um compêndio </w:t>
      </w:r>
      <w:r w:rsidR="6DDC80AD">
        <w:t xml:space="preserve">dos gastos de cada órgão, segmentados em quintis. </w:t>
      </w:r>
    </w:p>
    <w:p w:rsidR="00C36EAD" w:rsidP="0263577E" w:rsidRDefault="00C36EAD" w14:paraId="243B23E3" w14:textId="77777777">
      <w:pPr>
        <w:ind w:firstLine="708"/>
        <w:jc w:val="both"/>
      </w:pPr>
    </w:p>
    <w:p w:rsidR="00D651C5" w:rsidP="00D651C5" w:rsidRDefault="7482433A" w14:paraId="7E4C193F" w14:textId="77777777">
      <w:pPr>
        <w:keepNext/>
        <w:ind w:firstLine="708"/>
        <w:jc w:val="both"/>
      </w:pPr>
      <w:r>
        <w:rPr>
          <w:noProof/>
        </w:rPr>
        <w:lastRenderedPageBreak/>
        <w:drawing>
          <wp:inline distT="0" distB="0" distL="0" distR="0" wp14:anchorId="1A74E4EE" wp14:editId="58D99A67">
            <wp:extent cx="5304072" cy="3657600"/>
            <wp:effectExtent l="0" t="0" r="0" b="0"/>
            <wp:docPr id="488481372" name="Imagem 48848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4072" cy="3657600"/>
                    </a:xfrm>
                    <a:prstGeom prst="rect">
                      <a:avLst/>
                    </a:prstGeom>
                  </pic:spPr>
                </pic:pic>
              </a:graphicData>
            </a:graphic>
          </wp:inline>
        </w:drawing>
      </w:r>
    </w:p>
    <w:p w:rsidR="23BF62C6" w:rsidP="00D651C5" w:rsidRDefault="00D651C5" w14:paraId="4BFD5279" w14:textId="75E3220E">
      <w:pPr>
        <w:pStyle w:val="Legenda"/>
        <w:jc w:val="both"/>
      </w:pPr>
      <w:r>
        <w:t xml:space="preserve">Figura </w:t>
      </w:r>
      <w:r>
        <w:fldChar w:fldCharType="begin"/>
      </w:r>
      <w:r>
        <w:instrText xml:space="preserve"> SEQ Figura \* ARABIC </w:instrText>
      </w:r>
      <w:r>
        <w:fldChar w:fldCharType="separate"/>
      </w:r>
      <w:r w:rsidR="005A7F4E">
        <w:rPr>
          <w:noProof/>
        </w:rPr>
        <w:t>10</w:t>
      </w:r>
      <w:r>
        <w:fldChar w:fldCharType="end"/>
      </w:r>
      <w:r>
        <w:t>: Despesas liquidadas, por secretaria (2022).</w:t>
      </w:r>
    </w:p>
    <w:p w:rsidR="00D651C5" w:rsidP="00D651C5" w:rsidRDefault="115DD8FA" w14:paraId="23CE3604" w14:textId="77777777">
      <w:pPr>
        <w:keepNext/>
        <w:ind w:firstLine="708"/>
        <w:jc w:val="both"/>
      </w:pPr>
      <w:r>
        <w:rPr>
          <w:noProof/>
        </w:rPr>
        <w:lastRenderedPageBreak/>
        <w:drawing>
          <wp:inline distT="0" distB="0" distL="0" distR="0" wp14:anchorId="574CCDCE" wp14:editId="70AC79AE">
            <wp:extent cx="5204602" cy="7884000"/>
            <wp:effectExtent l="0" t="0" r="0" b="3175"/>
            <wp:docPr id="849011143" name="Imagem 84901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33333" r="33522"/>
                    <a:stretch>
                      <a:fillRect/>
                    </a:stretch>
                  </pic:blipFill>
                  <pic:spPr>
                    <a:xfrm>
                      <a:off x="0" y="0"/>
                      <a:ext cx="5204602" cy="7884000"/>
                    </a:xfrm>
                    <a:prstGeom prst="rect">
                      <a:avLst/>
                    </a:prstGeom>
                  </pic:spPr>
                </pic:pic>
              </a:graphicData>
            </a:graphic>
          </wp:inline>
        </w:drawing>
      </w:r>
    </w:p>
    <w:p w:rsidR="23BF62C6" w:rsidP="00D651C5" w:rsidRDefault="00D651C5" w14:paraId="69FA3950" w14:textId="126B0A37">
      <w:pPr>
        <w:pStyle w:val="Legenda"/>
        <w:jc w:val="both"/>
      </w:pPr>
      <w:r>
        <w:t xml:space="preserve">Figura </w:t>
      </w:r>
      <w:r>
        <w:fldChar w:fldCharType="begin"/>
      </w:r>
      <w:r>
        <w:instrText xml:space="preserve"> SEQ Figura \* ARABIC </w:instrText>
      </w:r>
      <w:r>
        <w:fldChar w:fldCharType="separate"/>
      </w:r>
      <w:r w:rsidR="005A7F4E">
        <w:rPr>
          <w:noProof/>
        </w:rPr>
        <w:t>11</w:t>
      </w:r>
      <w:r>
        <w:fldChar w:fldCharType="end"/>
      </w:r>
      <w:r>
        <w:t>: Distribuição regional dos gastos, por secretaria (2022).</w:t>
      </w:r>
    </w:p>
    <w:p w:rsidR="23BF62C6" w:rsidP="0263577E" w:rsidRDefault="5314FCB5" w14:paraId="33F71AF9" w14:textId="6DA141DF">
      <w:pPr>
        <w:ind w:firstLine="708"/>
        <w:jc w:val="both"/>
      </w:pPr>
      <w:r>
        <w:t>Pode-se observar, na Figura 1</w:t>
      </w:r>
      <w:r w:rsidR="0E79D672">
        <w:t>1</w:t>
      </w:r>
      <w:r>
        <w:t xml:space="preserve">, que os órgãos que </w:t>
      </w:r>
      <w:r w:rsidR="362065F7">
        <w:t>lideraram a liquidação de despesas selecionadas pela metodologia do</w:t>
      </w:r>
      <w:r w:rsidR="24E0D17D">
        <w:t xml:space="preserve"> IDRGP (SIURB, SEHAB, SEME, SMS e SMSUB) fizeram aportes</w:t>
      </w:r>
      <w:r w:rsidR="484BC4DF">
        <w:t xml:space="preserve"> relevantes nas franjas da cidade.</w:t>
      </w:r>
      <w:r w:rsidR="51E4AAD9">
        <w:t xml:space="preserve"> </w:t>
      </w:r>
    </w:p>
    <w:p w:rsidR="23BF62C6" w:rsidP="0263577E" w:rsidRDefault="16F7ACE4" w14:paraId="7769354F" w14:textId="3ADD3685">
      <w:pPr>
        <w:ind w:firstLine="708"/>
        <w:jc w:val="both"/>
      </w:pPr>
      <w:r>
        <w:lastRenderedPageBreak/>
        <w:t>Além da perspectiva dos componentes de monitoramento do IDRGP e dos órgãos setoriais, vale analisar a liquidação sob a ótica dos territórios. Para tanto, separamos os 32 territ</w:t>
      </w:r>
      <w:r w:rsidR="40B3CD32">
        <w:t>órios das subprefeituras em três grupos: o Grupo 1, contendo as subprefeituras ranqueadas entre a 1</w:t>
      </w:r>
      <w:r w:rsidR="66C6BD17">
        <w:t>ª</w:t>
      </w:r>
      <w:r w:rsidR="40B3CD32">
        <w:t xml:space="preserve"> e a 1</w:t>
      </w:r>
      <w:r w:rsidR="4409F0BF">
        <w:t>0ª</w:t>
      </w:r>
      <w:r w:rsidR="098E0D92">
        <w:t xml:space="preserve"> posição no IDRGP</w:t>
      </w:r>
      <w:r w:rsidR="469D61D2">
        <w:t>, ou seja, os territórios com indicadores socioeconômicos e urbanos mais vulneráveis</w:t>
      </w:r>
      <w:r w:rsidR="098E0D92">
        <w:t>; o Grupo 2, contendo as subprefeituras com resultados intermediários, ranqueados entre a 11ª e 22ª p</w:t>
      </w:r>
      <w:r w:rsidR="0AA07924">
        <w:t>osições e, por fim, o Grupo 3, contendo as subprefeituras nas 10 últimas posições do IDRGP.</w:t>
      </w:r>
      <w:r w:rsidR="7D701965">
        <w:t xml:space="preserve"> Note-se que o critério para tal agrupamento é uma segmentação dos territórios já ranqueados, </w:t>
      </w:r>
      <w:r w:rsidR="54A6F3E3">
        <w:t>podendo haver contextos socioeconômicos e urbano-ambientais bastante distintos entre os territórios que compõem cada grupo.</w:t>
      </w:r>
    </w:p>
    <w:p w:rsidR="23BF62C6" w:rsidP="0263577E" w:rsidRDefault="5E2E2338" w14:paraId="2E4E1C40" w14:textId="256E2B02">
      <w:pPr>
        <w:ind w:firstLine="708"/>
        <w:jc w:val="both"/>
      </w:pPr>
      <w:r>
        <w:t>A Figura 1</w:t>
      </w:r>
      <w:r w:rsidR="5CD60B10">
        <w:t>2</w:t>
      </w:r>
      <w:r>
        <w:t xml:space="preserve"> apresenta a liquidação, em cada subprefeitura do Grupo 1, di</w:t>
      </w:r>
      <w:r w:rsidR="678F4832">
        <w:t xml:space="preserve">stribuída </w:t>
      </w:r>
      <w:r>
        <w:t>por órgão.</w:t>
      </w:r>
      <w:r w:rsidR="0167768C">
        <w:t xml:space="preserve"> Neste Grupo, quatro territórios </w:t>
      </w:r>
      <w:r w:rsidR="64EC5D33">
        <w:t>(</w:t>
      </w:r>
      <w:r w:rsidR="00AA8125">
        <w:t>Campo Limpo, Capela do Socorro, Itaim Paulista e Itaquera</w:t>
      </w:r>
      <w:r w:rsidR="64EC5D33">
        <w:t xml:space="preserve">) </w:t>
      </w:r>
      <w:r w:rsidR="0167768C">
        <w:t>liquidaram mais recursos do que a respectiva referência do IDRGP para o exercício</w:t>
      </w:r>
      <w:r w:rsidR="28EA6301">
        <w:t xml:space="preserve">, com destaques para execução de </w:t>
      </w:r>
      <w:r w:rsidR="6CEF2E94">
        <w:t>SIURB e SEHAB.</w:t>
      </w:r>
    </w:p>
    <w:p w:rsidR="00CB26A8" w:rsidP="0263577E" w:rsidRDefault="00CB26A8" w14:paraId="4635F892" w14:textId="0776B674">
      <w:pPr>
        <w:ind w:firstLine="708"/>
        <w:jc w:val="both"/>
      </w:pPr>
      <w:r>
        <w:t>O Grupo 2, representado pela Figura 13, seis territórios (Butantã, Guaianases, Ipiranga, Jaçana/Tremembé, Penha e São Mateus) superaram a referência do IDRGP. Vila Prudente e Ermelino Matarazzo ficaram próximos à referência.</w:t>
      </w:r>
    </w:p>
    <w:p w:rsidR="00CB26A8" w:rsidP="00CB26A8" w:rsidRDefault="00CB26A8" w14:paraId="3ACD15A1" w14:textId="4B07D85A">
      <w:pPr>
        <w:ind w:firstLine="708"/>
        <w:jc w:val="both"/>
      </w:pPr>
      <w:r>
        <w:t>Por fim, o grupo formado pelos dez territórios que, comparados com as demais subprefeituras, possui melhores resultados no IDRGP, observa-se que sete superaram a referência do Índice (Aricanduva/Formosa/Carrão, Jabaquara, Lapa, Mooca, Pinheiros, Sé e Vila Maria/Vila Guilherme). Os resultados são apresentados na Figura 14</w:t>
      </w:r>
      <w:r w:rsidR="00114EFD">
        <w:t>.</w:t>
      </w:r>
    </w:p>
    <w:p w:rsidR="00CB26A8" w:rsidP="0263577E" w:rsidRDefault="00910922" w14:paraId="2CE07AA0" w14:textId="50233DA0">
      <w:pPr>
        <w:ind w:firstLine="708"/>
        <w:jc w:val="both"/>
      </w:pPr>
      <w:r w:rsidR="00910922">
        <w:rPr/>
        <w:t xml:space="preserve">Observa-se que nos três grupos, em média, quatro órgãos </w:t>
      </w:r>
      <w:r w:rsidR="004D3ACA">
        <w:rPr/>
        <w:t>realizam gastos elegíveis ao monitoramento do IDRGP</w:t>
      </w:r>
      <w:r w:rsidR="00063B72">
        <w:rPr/>
        <w:t>, em cada subprefeitura</w:t>
      </w:r>
      <w:r w:rsidR="004D3ACA">
        <w:rPr/>
        <w:t xml:space="preserve">. </w:t>
      </w:r>
      <w:r w:rsidR="0089539F">
        <w:rPr/>
        <w:t>Para a a</w:t>
      </w:r>
      <w:r w:rsidR="00A67B51">
        <w:rPr/>
        <w:t xml:space="preserve">mpliação da infraestrutura de equipamentos e serviços públicos </w:t>
      </w:r>
      <w:r w:rsidR="00D44916">
        <w:rPr/>
        <w:t xml:space="preserve">de forma equânime entre os territórios, </w:t>
      </w:r>
      <w:r w:rsidR="00A67B51">
        <w:rPr/>
        <w:t xml:space="preserve">é fundamental que </w:t>
      </w:r>
      <w:r w:rsidR="00D44916">
        <w:rPr/>
        <w:t xml:space="preserve">o </w:t>
      </w:r>
      <w:r w:rsidR="2B1F48AC">
        <w:rPr/>
        <w:t>investimento</w:t>
      </w:r>
      <w:r w:rsidR="00D44916">
        <w:rPr/>
        <w:t xml:space="preserve"> público seja multisetorial e coordenado.</w:t>
      </w:r>
    </w:p>
    <w:p w:rsidR="00CB26A8" w:rsidP="0263577E" w:rsidRDefault="00CB26A8" w14:paraId="1D02A8E1" w14:textId="77777777">
      <w:pPr>
        <w:ind w:firstLine="708"/>
        <w:jc w:val="both"/>
      </w:pPr>
    </w:p>
    <w:p w:rsidR="00CB26A8" w:rsidP="0263577E" w:rsidRDefault="00CB26A8" w14:paraId="3ECA57B4" w14:textId="77777777">
      <w:pPr>
        <w:ind w:firstLine="708"/>
        <w:jc w:val="both"/>
        <w:sectPr w:rsidR="00CB26A8">
          <w:pgSz w:w="11906" w:h="16838" w:orient="portrait"/>
          <w:pgMar w:top="1440" w:right="1440" w:bottom="1440" w:left="1440" w:header="720" w:footer="720" w:gutter="0"/>
          <w:cols w:space="720"/>
          <w:docGrid w:linePitch="360"/>
        </w:sectPr>
      </w:pPr>
    </w:p>
    <w:p w:rsidR="004530F5" w:rsidP="0263577E" w:rsidRDefault="004530F5" w14:paraId="594257DB" w14:textId="77777777">
      <w:pPr>
        <w:ind w:firstLine="708"/>
        <w:jc w:val="both"/>
      </w:pPr>
    </w:p>
    <w:p w:rsidR="00082012" w:rsidP="00082012" w:rsidRDefault="6CEF2E94" w14:paraId="440A8562" w14:textId="77777777">
      <w:pPr>
        <w:keepNext/>
        <w:ind w:firstLine="708"/>
        <w:jc w:val="both"/>
      </w:pPr>
      <w:r>
        <w:rPr>
          <w:noProof/>
        </w:rPr>
        <w:drawing>
          <wp:inline distT="0" distB="0" distL="0" distR="0" wp14:anchorId="6F38442B" wp14:editId="5EBD5411">
            <wp:extent cx="8533328" cy="4320000"/>
            <wp:effectExtent l="0" t="0" r="1270" b="4445"/>
            <wp:docPr id="1314142651" name="Imagem 1314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33328" cy="4320000"/>
                    </a:xfrm>
                    <a:prstGeom prst="rect">
                      <a:avLst/>
                    </a:prstGeom>
                  </pic:spPr>
                </pic:pic>
              </a:graphicData>
            </a:graphic>
          </wp:inline>
        </w:drawing>
      </w:r>
    </w:p>
    <w:p w:rsidR="23BF62C6" w:rsidP="00082012" w:rsidRDefault="00082012" w14:paraId="2208774A" w14:textId="21B7C4F2">
      <w:pPr>
        <w:pStyle w:val="Legenda"/>
        <w:jc w:val="both"/>
      </w:pPr>
      <w:r>
        <w:t xml:space="preserve">Figura </w:t>
      </w:r>
      <w:r>
        <w:fldChar w:fldCharType="begin"/>
      </w:r>
      <w:r>
        <w:instrText xml:space="preserve"> SEQ Figura \* ARABIC </w:instrText>
      </w:r>
      <w:r>
        <w:fldChar w:fldCharType="separate"/>
      </w:r>
      <w:r w:rsidR="005A7F4E">
        <w:rPr>
          <w:noProof/>
        </w:rPr>
        <w:t>12</w:t>
      </w:r>
      <w:r>
        <w:fldChar w:fldCharType="end"/>
      </w:r>
      <w:r>
        <w:t>: Liquidação, por secretaria, nas subprefeituras do Grupo 1 (2022).</w:t>
      </w:r>
    </w:p>
    <w:p w:rsidR="004530F5" w:rsidP="0263577E" w:rsidRDefault="004530F5" w14:paraId="3D604675" w14:textId="77777777">
      <w:pPr>
        <w:ind w:firstLine="708"/>
        <w:jc w:val="both"/>
      </w:pPr>
    </w:p>
    <w:p w:rsidR="23BF62C6" w:rsidP="0263577E" w:rsidRDefault="23BF62C6" w14:paraId="408B57AE" w14:textId="3E2408E9">
      <w:pPr>
        <w:ind w:firstLine="708"/>
        <w:jc w:val="both"/>
      </w:pPr>
    </w:p>
    <w:p w:rsidR="00082012" w:rsidP="00082012" w:rsidRDefault="273A72CE" w14:paraId="5EE21165" w14:textId="77777777">
      <w:pPr>
        <w:keepNext/>
        <w:ind w:firstLine="708"/>
        <w:jc w:val="both"/>
      </w:pPr>
      <w:r>
        <w:rPr>
          <w:noProof/>
        </w:rPr>
        <w:lastRenderedPageBreak/>
        <w:drawing>
          <wp:inline distT="0" distB="0" distL="0" distR="0" wp14:anchorId="08B45AAD" wp14:editId="2A2CC9C5">
            <wp:extent cx="8163758" cy="4320000"/>
            <wp:effectExtent l="0" t="0" r="8890" b="4445"/>
            <wp:docPr id="254569309" name="Imagem 25456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63758" cy="4320000"/>
                    </a:xfrm>
                    <a:prstGeom prst="rect">
                      <a:avLst/>
                    </a:prstGeom>
                  </pic:spPr>
                </pic:pic>
              </a:graphicData>
            </a:graphic>
          </wp:inline>
        </w:drawing>
      </w:r>
    </w:p>
    <w:p w:rsidR="23BF62C6" w:rsidP="00082012" w:rsidRDefault="00082012" w14:paraId="7F432032" w14:textId="5273A607">
      <w:pPr>
        <w:pStyle w:val="Legenda"/>
        <w:jc w:val="both"/>
      </w:pPr>
      <w:r>
        <w:t xml:space="preserve">Figura </w:t>
      </w:r>
      <w:r>
        <w:fldChar w:fldCharType="begin"/>
      </w:r>
      <w:r>
        <w:instrText xml:space="preserve"> SEQ Figura \* ARABIC </w:instrText>
      </w:r>
      <w:r>
        <w:fldChar w:fldCharType="separate"/>
      </w:r>
      <w:r w:rsidR="005A7F4E">
        <w:rPr>
          <w:noProof/>
        </w:rPr>
        <w:t>13</w:t>
      </w:r>
      <w:r>
        <w:fldChar w:fldCharType="end"/>
      </w:r>
      <w:r>
        <w:t xml:space="preserve">: </w:t>
      </w:r>
      <w:r w:rsidRPr="005D5017">
        <w:t xml:space="preserve">Liquidação, por secretaria, nas subprefeituras do Grupo </w:t>
      </w:r>
      <w:r>
        <w:t>2</w:t>
      </w:r>
      <w:r w:rsidRPr="005D5017">
        <w:t xml:space="preserve"> (2022).</w:t>
      </w:r>
    </w:p>
    <w:p w:rsidR="23BF62C6" w:rsidP="0263577E" w:rsidRDefault="23BF62C6" w14:paraId="12514CB7" w14:textId="551D6AB8">
      <w:pPr>
        <w:jc w:val="both"/>
      </w:pPr>
    </w:p>
    <w:p w:rsidR="005A7F4E" w:rsidP="005A7F4E" w:rsidRDefault="42F18E03" w14:paraId="2FD66D70" w14:textId="77777777">
      <w:pPr>
        <w:keepNext/>
        <w:ind w:firstLine="708"/>
        <w:jc w:val="both"/>
      </w:pPr>
      <w:r>
        <w:rPr>
          <w:noProof/>
        </w:rPr>
        <w:lastRenderedPageBreak/>
        <w:drawing>
          <wp:inline distT="0" distB="0" distL="0" distR="0" wp14:anchorId="0AAC501E" wp14:editId="34CE466A">
            <wp:extent cx="8604140" cy="4320000"/>
            <wp:effectExtent l="0" t="0" r="6985" b="4445"/>
            <wp:docPr id="430886341" name="Imagem 43088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04140" cy="4320000"/>
                    </a:xfrm>
                    <a:prstGeom prst="rect">
                      <a:avLst/>
                    </a:prstGeom>
                  </pic:spPr>
                </pic:pic>
              </a:graphicData>
            </a:graphic>
          </wp:inline>
        </w:drawing>
      </w:r>
    </w:p>
    <w:p w:rsidR="23BF62C6" w:rsidP="005A7F4E" w:rsidRDefault="005A7F4E" w14:paraId="03813FED" w14:textId="582F69EC">
      <w:pPr>
        <w:pStyle w:val="Legenda"/>
        <w:jc w:val="both"/>
      </w:pPr>
      <w:r>
        <w:t xml:space="preserve">Figura </w:t>
      </w:r>
      <w:r>
        <w:fldChar w:fldCharType="begin"/>
      </w:r>
      <w:r>
        <w:instrText xml:space="preserve"> SEQ Figura \* ARABIC </w:instrText>
      </w:r>
      <w:r>
        <w:fldChar w:fldCharType="separate"/>
      </w:r>
      <w:r>
        <w:rPr>
          <w:noProof/>
        </w:rPr>
        <w:t>14</w:t>
      </w:r>
      <w:r>
        <w:fldChar w:fldCharType="end"/>
      </w:r>
      <w:r>
        <w:t xml:space="preserve">: </w:t>
      </w:r>
      <w:r w:rsidRPr="0050695E">
        <w:t xml:space="preserve">Liquidação, por secretaria, nas subprefeituras do Grupo </w:t>
      </w:r>
      <w:r>
        <w:t>3</w:t>
      </w:r>
      <w:r w:rsidRPr="0050695E">
        <w:t xml:space="preserve"> (2022).</w:t>
      </w:r>
    </w:p>
    <w:p w:rsidR="00D44916" w:rsidP="0263577E" w:rsidRDefault="00D44916" w14:paraId="7381CA2E" w14:textId="77777777">
      <w:pPr>
        <w:ind w:firstLine="708"/>
        <w:jc w:val="both"/>
      </w:pPr>
    </w:p>
    <w:p w:rsidR="003F6A14" w:rsidP="0263577E" w:rsidRDefault="003F6A14" w14:paraId="3FCAB2B3" w14:textId="77777777">
      <w:pPr>
        <w:jc w:val="both"/>
        <w:sectPr w:rsidR="003F6A14" w:rsidSect="008F15E1">
          <w:pgSz w:w="16838" w:h="11906" w:orient="landscape"/>
          <w:pgMar w:top="1440" w:right="1440" w:bottom="1440" w:left="1440" w:header="720" w:footer="720" w:gutter="0"/>
          <w:cols w:space="720"/>
          <w:docGrid w:linePitch="360"/>
        </w:sectPr>
      </w:pPr>
    </w:p>
    <w:p w:rsidR="23BF62C6" w:rsidP="0263577E" w:rsidRDefault="23BF62C6" w14:paraId="40A707AA" w14:textId="023970DA">
      <w:pPr>
        <w:jc w:val="both"/>
      </w:pPr>
    </w:p>
    <w:p w:rsidR="1F133E2C" w:rsidP="0263577E" w:rsidRDefault="1F133E2C" w14:paraId="2515400E" w14:textId="6589BBDE">
      <w:pPr>
        <w:ind w:firstLine="709"/>
        <w:jc w:val="both"/>
      </w:pPr>
      <w:r>
        <w:t xml:space="preserve">Ao analisar </w:t>
      </w:r>
      <w:r w:rsidR="3935129F">
        <w:t>a distribuição regional das despesas selecionadas para fins de monitoramento do IDRGP</w:t>
      </w:r>
      <w:r w:rsidR="76D9D357">
        <w:t xml:space="preserve">, é necessário </w:t>
      </w:r>
      <w:r w:rsidR="548E90EE">
        <w:t>problematizar algumas especificidades</w:t>
      </w:r>
      <w:r w:rsidR="5D9D23D5">
        <w:t xml:space="preserve"> que podem tanto evitar equívocos nas conclusões sobre a </w:t>
      </w:r>
      <w:r w:rsidR="15DB72A3">
        <w:t>mera comparação entre previsto e realizado, quanto trazer subsídios para o aprimoramento da metodologia e mesmo do processo decisório para alocações futuras de recursos.</w:t>
      </w:r>
    </w:p>
    <w:p w:rsidR="54A12236" w:rsidP="1B4C99BB" w:rsidRDefault="54A12236" w14:paraId="355B5505" w14:textId="2397D7D7">
      <w:pPr>
        <w:ind w:firstLine="709"/>
        <w:jc w:val="both"/>
      </w:pPr>
      <w:r>
        <w:t xml:space="preserve">Um ponto notável nos resultados apurados consiste no peso da política habitacional </w:t>
      </w:r>
      <w:r w:rsidR="3F674538">
        <w:t xml:space="preserve">no total executado. Cerca </w:t>
      </w:r>
      <w:commentRangeStart w:id="6"/>
      <w:r w:rsidR="3F674538">
        <w:t xml:space="preserve">de </w:t>
      </w:r>
      <w:r w:rsidR="11AA6A6D">
        <w:t>40,3</w:t>
      </w:r>
      <w:r w:rsidR="3F674538">
        <w:t>%</w:t>
      </w:r>
      <w:r w:rsidR="5156DF04">
        <w:t xml:space="preserve"> (R$ 9</w:t>
      </w:r>
      <w:r w:rsidR="00C1138E">
        <w:t>7</w:t>
      </w:r>
      <w:r w:rsidR="5156DF04">
        <w:t>5,6 milhões)</w:t>
      </w:r>
      <w:r w:rsidR="3F674538">
        <w:t xml:space="preserve"> das despesas consideradas para fins do IDRGP são vinculadas à </w:t>
      </w:r>
      <w:r w:rsidR="268817B8">
        <w:t>habitação</w:t>
      </w:r>
      <w:r w:rsidR="3F674538">
        <w:t>.</w:t>
      </w:r>
    </w:p>
    <w:p w:rsidR="00703B84" w:rsidP="09C9B820" w:rsidRDefault="142E30EA" w14:paraId="164843AF" w14:textId="77777777">
      <w:pPr>
        <w:ind w:firstLine="709"/>
        <w:jc w:val="both"/>
      </w:pPr>
      <w:r>
        <w:t xml:space="preserve">As despesas </w:t>
      </w:r>
      <w:r w:rsidR="7DCC999B">
        <w:t>na área habitacional se concentram em três frentes: a provisão de novas unidades habitacionais (correspondente à Meta 12 do Programa de Metas), a urbanização de assentamentos precários (Meta 13</w:t>
      </w:r>
      <w:r w:rsidR="5A4E0584">
        <w:t xml:space="preserve">) e a regularização fundiária (Meta 14). </w:t>
      </w:r>
      <w:commentRangeEnd w:id="6"/>
      <w:r>
        <w:commentReference w:id="6"/>
      </w:r>
    </w:p>
    <w:p w:rsidR="142E30EA" w:rsidP="09C9B820" w:rsidRDefault="5A4E0584" w14:paraId="1C4384E8" w14:textId="1C51B4CB">
      <w:pPr>
        <w:ind w:firstLine="709"/>
        <w:jc w:val="both"/>
      </w:pPr>
      <w:r>
        <w:t xml:space="preserve">Em relação à urbanização de assentamentos precários e à regularização fundiária, há, inequivocamente, um benefício </w:t>
      </w:r>
      <w:r w:rsidR="54DA69EC">
        <w:t>direto aos moradores da localidade do investimento.</w:t>
      </w:r>
      <w:r w:rsidR="00665C2C">
        <w:t xml:space="preserve"> Trata-se da eliminação ou minimização d</w:t>
      </w:r>
      <w:r w:rsidR="00DC5F98">
        <w:t xml:space="preserve">a informalidade urbanística e/ou jurídica, com </w:t>
      </w:r>
      <w:r w:rsidR="00C30574">
        <w:t>incremento na qualidade de vida da comunidade.</w:t>
      </w:r>
    </w:p>
    <w:p w:rsidR="00CC762B" w:rsidP="09C9B820" w:rsidRDefault="5A4E0584" w14:paraId="1588C537" w14:textId="6F49E444">
      <w:pPr>
        <w:ind w:firstLine="709"/>
        <w:jc w:val="both"/>
      </w:pPr>
      <w:r>
        <w:t>Por outro lado, a provisão de novas unidades habitacionais possui dinâmica distinta.</w:t>
      </w:r>
      <w:r w:rsidR="00C30574">
        <w:t xml:space="preserve"> </w:t>
      </w:r>
      <w:r w:rsidR="004211DA">
        <w:t xml:space="preserve">Há a possibilidade de </w:t>
      </w:r>
      <w:r w:rsidR="00D23F02">
        <w:t xml:space="preserve">a provisão se dar em substituição a moradias </w:t>
      </w:r>
      <w:r w:rsidR="009022AD">
        <w:t>subnormais na região,</w:t>
      </w:r>
      <w:r w:rsidR="00100063">
        <w:t xml:space="preserve"> destinando-se a moradores da localidade,</w:t>
      </w:r>
      <w:r w:rsidR="009022AD">
        <w:t xml:space="preserve"> elevando o padrão construtivo, a segurança</w:t>
      </w:r>
      <w:r w:rsidR="001D01EF">
        <w:t xml:space="preserve"> individual e coletiva (diminuindo o risco de incêndios, por exemplo)</w:t>
      </w:r>
      <w:r w:rsidR="00100063">
        <w:t>. A</w:t>
      </w:r>
      <w:r w:rsidR="00983ABF">
        <w:t xml:space="preserve">o final, </w:t>
      </w:r>
      <w:r w:rsidR="00100063">
        <w:t>poderá haver, inclusive,</w:t>
      </w:r>
      <w:r w:rsidR="00983ABF">
        <w:t xml:space="preserve"> valorização imobiliária</w:t>
      </w:r>
      <w:r w:rsidR="00354C42">
        <w:t xml:space="preserve"> de toda a comunidade. Contudo, a provisão </w:t>
      </w:r>
      <w:r w:rsidR="00100063">
        <w:t xml:space="preserve">de unidades habitacionais </w:t>
      </w:r>
      <w:r w:rsidR="00354C42">
        <w:t xml:space="preserve">pode se dar </w:t>
      </w:r>
      <w:r w:rsidR="007D0D33">
        <w:t xml:space="preserve">em sentido diverso, </w:t>
      </w:r>
      <w:r w:rsidR="00CC762B">
        <w:t>assegurando unidades para famílias socialmente vulneráveis em localidades já estruturadas.</w:t>
      </w:r>
      <w:r w:rsidR="00F20273">
        <w:t xml:space="preserve"> </w:t>
      </w:r>
      <w:r w:rsidR="00CC762B">
        <w:t>Nesse sentido,</w:t>
      </w:r>
      <w:r w:rsidR="00F27179">
        <w:t xml:space="preserve"> o olhar para a execução de</w:t>
      </w:r>
      <w:r w:rsidR="006414D1">
        <w:t xml:space="preserve"> 128 milhões de reais em unidades habitacionais na Subprefeitura da Sé </w:t>
      </w:r>
      <w:r w:rsidR="00EE29F4">
        <w:t xml:space="preserve">vai em sentido distinto da direção apontada pelo IDRGP. Não se trata de levar infraestrutura a regiões desprivilegiadas, mas de trazer mais moradores </w:t>
      </w:r>
      <w:r w:rsidR="003A0462">
        <w:t>de menor renda para regiões bem estruturadas.</w:t>
      </w:r>
    </w:p>
    <w:p w:rsidR="4D83B089" w:rsidP="0263577E" w:rsidRDefault="4D83B089" w14:paraId="00C6CB7D" w14:textId="5318A11E">
      <w:pPr>
        <w:ind w:firstLine="709"/>
        <w:jc w:val="both"/>
      </w:pPr>
      <w:r>
        <w:t>As despesas executadas com saúde também merecem atenção.</w:t>
      </w:r>
    </w:p>
    <w:p w:rsidR="00557B04" w:rsidP="09C9B820" w:rsidRDefault="00703B84" w14:paraId="7CA57BF8" w14:textId="05336FB1">
      <w:pPr>
        <w:ind w:firstLine="709"/>
        <w:jc w:val="both"/>
      </w:pPr>
      <w:r>
        <w:t>O</w:t>
      </w:r>
      <w:r w:rsidR="00886A5A">
        <w:t xml:space="preserve"> orçamento executado na área da Saúde corresponde a </w:t>
      </w:r>
      <w:r w:rsidR="50BE1848">
        <w:t xml:space="preserve">R$ </w:t>
      </w:r>
      <w:commentRangeStart w:id="7"/>
      <w:r w:rsidR="00886A5A">
        <w:t>11</w:t>
      </w:r>
      <w:r w:rsidR="73A4D988">
        <w:t>4,9</w:t>
      </w:r>
      <w:r w:rsidR="00886A5A">
        <w:t xml:space="preserve"> milhões, aproximadamente, o que conforma </w:t>
      </w:r>
      <w:r w:rsidR="22E78869">
        <w:t>4,75</w:t>
      </w:r>
      <w:r w:rsidR="00886A5A">
        <w:t>%</w:t>
      </w:r>
      <w:commentRangeEnd w:id="7"/>
      <w:r>
        <w:commentReference w:id="7"/>
      </w:r>
      <w:r w:rsidR="00886A5A">
        <w:t xml:space="preserve"> dos </w:t>
      </w:r>
      <w:r w:rsidR="00557B04">
        <w:t>gastos totais apurados no IDRGP.</w:t>
      </w:r>
      <w:r w:rsidR="00F16BEE">
        <w:t xml:space="preserve"> </w:t>
      </w:r>
      <w:r w:rsidR="00032E1E">
        <w:t xml:space="preserve">A área é uma das de maior percentual de execução no Programa de Metas. </w:t>
      </w:r>
    </w:p>
    <w:p w:rsidR="002D47CA" w:rsidP="09C9B820" w:rsidRDefault="005A29DE" w14:paraId="35EA4D68" w14:textId="10B62513">
      <w:pPr>
        <w:ind w:firstLine="709"/>
        <w:jc w:val="both"/>
      </w:pPr>
      <w:r>
        <w:t>Destaca-se, novamente, a Sé, que recebeu novos Centros de Atenção Psicossocial com foco na população em situação de rua</w:t>
      </w:r>
      <w:r w:rsidR="00183AD9">
        <w:t>.</w:t>
      </w:r>
      <w:r w:rsidR="006E0544">
        <w:t xml:space="preserve"> Destaca-se ainda que a organização administrativa da SMS em São Paulo se dá por meio de Coordenadorias Regionais – Leste, Norte, Sul, Sudeste (</w:t>
      </w:r>
      <w:r w:rsidR="001C3D8F">
        <w:t>com subprefeituras da zona leste, como Mooca e Vila Prudente, e sul, como Ipiranga e Vila Mariana), Oeste e Centro.</w:t>
      </w:r>
      <w:r w:rsidR="0029306E">
        <w:t xml:space="preserve"> Essa última consiste na Subprefeitura da Sé, somente. </w:t>
      </w:r>
      <w:r w:rsidR="002F3634">
        <w:t xml:space="preserve">Nesse sentido, pontuamos que </w:t>
      </w:r>
      <w:r w:rsidR="00327F64">
        <w:t xml:space="preserve">equipamentos concebidos como unidades de referência para as Coordenadorias Regionais, como, por exemplo, </w:t>
      </w:r>
      <w:r w:rsidR="002F3634">
        <w:t xml:space="preserve">os Centros da Dor, </w:t>
      </w:r>
      <w:r w:rsidR="00327F64">
        <w:t xml:space="preserve">tendem a possuir </w:t>
      </w:r>
      <w:r w:rsidR="0067615E">
        <w:t xml:space="preserve">concentração nessa Subprefeitura, ao passo que equipamentos de referência para a CRS Leste, por exemplo, podem estar em </w:t>
      </w:r>
      <w:r w:rsidR="00013602">
        <w:t>quaisquer das sete subprefeituras que a compõe.</w:t>
      </w:r>
    </w:p>
    <w:p w:rsidR="25453431" w:rsidP="0263577E" w:rsidRDefault="25453431" w14:paraId="6B7B99F5" w14:textId="7A362BDF">
      <w:pPr>
        <w:ind w:firstLine="709"/>
        <w:jc w:val="both"/>
      </w:pPr>
      <w:r>
        <w:t xml:space="preserve">Em suma, o IDRGP é essencial para colocar em pauta o contexto de desigualdade socioterritorial da cidade de São Paulo, porém, ele não pode ser tomado como único </w:t>
      </w:r>
      <w:r w:rsidR="7EB54287">
        <w:t>balizador de decisões para alocação territorial de gastos. É necessário compatibilizar o planejamento das despesas com os planos setoriais existentes</w:t>
      </w:r>
      <w:r w:rsidR="31112D13">
        <w:t xml:space="preserve"> e com as dinâmicas próprias de cada área de política pública</w:t>
      </w:r>
      <w:r w:rsidR="7EB54287">
        <w:t>.</w:t>
      </w:r>
    </w:p>
    <w:p w:rsidR="0263577E" w:rsidP="0263577E" w:rsidRDefault="0263577E" w14:paraId="76CFCF56" w14:textId="53790BEA">
      <w:pPr>
        <w:ind w:firstLine="709"/>
        <w:jc w:val="both"/>
      </w:pPr>
    </w:p>
    <w:p w:rsidR="7A813155" w:rsidP="00EF0BF3" w:rsidRDefault="7A813155" w14:paraId="1F6F4957" w14:textId="42F1E840">
      <w:pPr>
        <w:pStyle w:val="Ttulo1"/>
        <w:numPr>
          <w:ilvl w:val="0"/>
          <w:numId w:val="26"/>
        </w:numPr>
      </w:pPr>
      <w:bookmarkStart w:name="_Toc146536355" w:id="8"/>
      <w:r>
        <w:t xml:space="preserve">Desafios e </w:t>
      </w:r>
      <w:r w:rsidR="556B30CF">
        <w:t>perspectivas</w:t>
      </w:r>
      <w:bookmarkEnd w:id="8"/>
    </w:p>
    <w:p w:rsidR="0263577E" w:rsidP="0263577E" w:rsidRDefault="0263577E" w14:paraId="23082748" w14:textId="7364D6AE">
      <w:pPr>
        <w:jc w:val="both"/>
      </w:pPr>
    </w:p>
    <w:p w:rsidR="29645DA2" w:rsidP="0263577E" w:rsidRDefault="29645DA2" w14:paraId="38C12D72" w14:textId="0614DCCF">
      <w:pPr>
        <w:ind w:firstLine="708"/>
        <w:jc w:val="both"/>
      </w:pPr>
      <w:r>
        <w:t>Co</w:t>
      </w:r>
      <w:r w:rsidR="365CC718">
        <w:t>m base nos dados levantados e nas informações articuladas no presente Relatório</w:t>
      </w:r>
      <w:r>
        <w:t xml:space="preserve">, </w:t>
      </w:r>
      <w:r w:rsidR="72E240E9">
        <w:t>é possível destacar alguns desafios e perspectivas para aprimoramento do monitoramento do Índice e, sobretudo, sua utilização para alocação de recursos públicos até o encerramento da vigência do PPA 2022-2025:</w:t>
      </w:r>
    </w:p>
    <w:p w:rsidR="2304F79C" w:rsidP="0263577E" w:rsidRDefault="2304F79C" w14:paraId="4F083023" w14:textId="34768FC6">
      <w:pPr>
        <w:pStyle w:val="PargrafodaLista"/>
        <w:numPr>
          <w:ilvl w:val="0"/>
          <w:numId w:val="9"/>
        </w:numPr>
        <w:jc w:val="both"/>
      </w:pPr>
      <w:r>
        <w:t>Obter o engajamento</w:t>
      </w:r>
      <w:r w:rsidR="3AAB227A">
        <w:t xml:space="preserve"> e comprometimento</w:t>
      </w:r>
      <w:r>
        <w:t xml:space="preserve"> dos órgãos para o correto preenchimento do Detalhamento da Ação (DA)</w:t>
      </w:r>
      <w:r w:rsidR="72EEA2EF">
        <w:t>,</w:t>
      </w:r>
      <w:r>
        <w:t xml:space="preserve"> no Sistema de Orçamento e Finanças (SOF)</w:t>
      </w:r>
      <w:r w:rsidR="7FBF0393">
        <w:t>,</w:t>
      </w:r>
      <w:r>
        <w:t xml:space="preserve"> durante a fase de execução da despesa é um dos elementos que </w:t>
      </w:r>
      <w:r w:rsidR="0AF73472">
        <w:t>p</w:t>
      </w:r>
      <w:r w:rsidR="2ED0F07E">
        <w:t xml:space="preserve">otencialmente mais pode contribuir para o aprimoramento metodológico do IDRGP. </w:t>
      </w:r>
      <w:r w:rsidR="735839F1">
        <w:t xml:space="preserve">O cenário ótimo é que as despesas de cada componente de monitoramento do Índice sejam facilmente identificadas na base do Detalhamento da Ação extraída do SOF. Isso não só permitiria um monitoramento mais tempestivo, como também </w:t>
      </w:r>
      <w:r w:rsidR="6793716D">
        <w:t xml:space="preserve">possibilitaria maior </w:t>
      </w:r>
      <w:r w:rsidR="114F91BC">
        <w:t>segurança e confiabilidade aos dados.</w:t>
      </w:r>
    </w:p>
    <w:p w:rsidR="065FC4AA" w:rsidP="0263577E" w:rsidRDefault="065FC4AA" w14:paraId="1C8684DD" w14:textId="1E58D380">
      <w:pPr>
        <w:pStyle w:val="PargrafodaLista"/>
        <w:numPr>
          <w:ilvl w:val="0"/>
          <w:numId w:val="9"/>
        </w:numPr>
        <w:jc w:val="both"/>
        <w:rPr>
          <w:rFonts w:ascii="Calibri" w:hAnsi="Calibri" w:eastAsia="Calibri" w:cs="Calibri"/>
        </w:rPr>
      </w:pPr>
      <w:r w:rsidRPr="0263577E">
        <w:rPr>
          <w:rFonts w:ascii="Calibri" w:hAnsi="Calibri" w:eastAsia="Calibri" w:cs="Calibri"/>
        </w:rPr>
        <w:t xml:space="preserve">Em que pese a complexidade de se proceder com a regionalização dos gastos com mobilidade, é necessário que se avance em direção à avaliação do impacto regionalizado desse tipo de investimento. </w:t>
      </w:r>
      <w:r w:rsidR="00976AB0">
        <w:rPr>
          <w:rFonts w:ascii="Calibri" w:hAnsi="Calibri" w:eastAsia="Calibri" w:cs="Calibri"/>
        </w:rPr>
        <w:t>O</w:t>
      </w:r>
      <w:r w:rsidRPr="0263577E" w:rsidR="4B6B403F">
        <w:rPr>
          <w:rFonts w:ascii="Calibri" w:hAnsi="Calibri" w:eastAsia="Calibri" w:cs="Calibri"/>
        </w:rPr>
        <w:t xml:space="preserve"> desenvolvimento de alguma metodologia </w:t>
      </w:r>
      <w:r w:rsidRPr="0263577E" w:rsidR="0FF289B3">
        <w:rPr>
          <w:rFonts w:ascii="Calibri" w:hAnsi="Calibri" w:eastAsia="Calibri" w:cs="Calibri"/>
        </w:rPr>
        <w:t>para</w:t>
      </w:r>
      <w:r w:rsidR="00866AFA">
        <w:rPr>
          <w:rFonts w:ascii="Calibri" w:hAnsi="Calibri" w:eastAsia="Calibri" w:cs="Calibri"/>
        </w:rPr>
        <w:t xml:space="preserve"> tanto e que permita</w:t>
      </w:r>
      <w:r w:rsidRPr="0263577E" w:rsidR="0FF289B3">
        <w:rPr>
          <w:rFonts w:ascii="Calibri" w:hAnsi="Calibri" w:eastAsia="Calibri" w:cs="Calibri"/>
        </w:rPr>
        <w:t xml:space="preserve"> a</w:t>
      </w:r>
      <w:r w:rsidRPr="0263577E">
        <w:rPr>
          <w:rFonts w:ascii="Calibri" w:hAnsi="Calibri" w:eastAsia="Calibri" w:cs="Calibri"/>
        </w:rPr>
        <w:t xml:space="preserve"> regionalização </w:t>
      </w:r>
      <w:r w:rsidR="00866AFA">
        <w:rPr>
          <w:rFonts w:ascii="Calibri" w:hAnsi="Calibri" w:eastAsia="Calibri" w:cs="Calibri"/>
        </w:rPr>
        <w:t xml:space="preserve">ainda que </w:t>
      </w:r>
      <w:r w:rsidRPr="0263577E">
        <w:rPr>
          <w:rFonts w:ascii="Calibri" w:hAnsi="Calibri" w:eastAsia="Calibri" w:cs="Calibri"/>
        </w:rPr>
        <w:t>parcial d</w:t>
      </w:r>
      <w:r w:rsidRPr="0263577E" w:rsidR="39448976">
        <w:rPr>
          <w:rFonts w:ascii="Calibri" w:hAnsi="Calibri" w:eastAsia="Calibri" w:cs="Calibri"/>
        </w:rPr>
        <w:t>os</w:t>
      </w:r>
      <w:r w:rsidRPr="0263577E">
        <w:rPr>
          <w:rFonts w:ascii="Calibri" w:hAnsi="Calibri" w:eastAsia="Calibri" w:cs="Calibri"/>
        </w:rPr>
        <w:t xml:space="preserve"> investimentos</w:t>
      </w:r>
      <w:r w:rsidR="001975BD">
        <w:rPr>
          <w:rFonts w:ascii="Calibri" w:hAnsi="Calibri" w:eastAsia="Calibri" w:cs="Calibri"/>
        </w:rPr>
        <w:t xml:space="preserve"> em </w:t>
      </w:r>
      <w:r w:rsidR="006A600C">
        <w:rPr>
          <w:rFonts w:ascii="Calibri" w:hAnsi="Calibri" w:eastAsia="Calibri" w:cs="Calibri"/>
        </w:rPr>
        <w:t>mobilidade</w:t>
      </w:r>
      <w:r w:rsidRPr="0263577E" w:rsidR="5F76F8FB">
        <w:rPr>
          <w:rFonts w:ascii="Calibri" w:hAnsi="Calibri" w:eastAsia="Calibri" w:cs="Calibri"/>
        </w:rPr>
        <w:t xml:space="preserve">, </w:t>
      </w:r>
      <w:r w:rsidR="00866AFA">
        <w:rPr>
          <w:rFonts w:ascii="Calibri" w:hAnsi="Calibri" w:eastAsia="Calibri" w:cs="Calibri"/>
        </w:rPr>
        <w:t>é um item a ser considerado no</w:t>
      </w:r>
      <w:r w:rsidR="00F3666C">
        <w:rPr>
          <w:rFonts w:ascii="Calibri" w:hAnsi="Calibri" w:eastAsia="Calibri" w:cs="Calibri"/>
        </w:rPr>
        <w:t>s próximos esforços de monitoramento do IDRGP</w:t>
      </w:r>
      <w:r w:rsidRPr="0263577E" w:rsidR="5F76F8FB">
        <w:rPr>
          <w:rFonts w:ascii="Calibri" w:hAnsi="Calibri" w:eastAsia="Calibri" w:cs="Calibri"/>
        </w:rPr>
        <w:t>.</w:t>
      </w:r>
    </w:p>
    <w:p w:rsidR="67296430" w:rsidP="0263577E" w:rsidRDefault="00F3666C" w14:paraId="6D367AD4" w14:textId="0BA84D21">
      <w:pPr>
        <w:pStyle w:val="PargrafodaLista"/>
        <w:numPr>
          <w:ilvl w:val="0"/>
          <w:numId w:val="9"/>
        </w:numPr>
        <w:jc w:val="both"/>
        <w:rPr>
          <w:rFonts w:ascii="Calibri" w:hAnsi="Calibri" w:eastAsia="Calibri" w:cs="Calibri"/>
        </w:rPr>
      </w:pPr>
      <w:r>
        <w:rPr>
          <w:rFonts w:ascii="Calibri" w:hAnsi="Calibri" w:eastAsia="Calibri" w:cs="Calibri"/>
        </w:rPr>
        <w:t>Também será profícuo a</w:t>
      </w:r>
      <w:r w:rsidRPr="0263577E" w:rsidR="0CCB167B">
        <w:rPr>
          <w:rFonts w:ascii="Calibri" w:hAnsi="Calibri" w:eastAsia="Calibri" w:cs="Calibri"/>
        </w:rPr>
        <w:t>vançar em metodologias para identificar os vazios de equipamentos e serviços públicos e infraestruturas urbanas</w:t>
      </w:r>
      <w:r w:rsidR="00BD6FFF">
        <w:rPr>
          <w:rFonts w:ascii="Calibri" w:hAnsi="Calibri" w:eastAsia="Calibri" w:cs="Calibri"/>
        </w:rPr>
        <w:t>, de forma a subsidiar o planejamento sobre</w:t>
      </w:r>
      <w:r w:rsidRPr="0263577E" w:rsidR="57B8F652">
        <w:rPr>
          <w:rFonts w:ascii="Calibri" w:hAnsi="Calibri" w:eastAsia="Calibri" w:cs="Calibri"/>
        </w:rPr>
        <w:t xml:space="preserve"> a</w:t>
      </w:r>
      <w:r w:rsidR="008400BD">
        <w:rPr>
          <w:rFonts w:ascii="Calibri" w:hAnsi="Calibri" w:eastAsia="Calibri" w:cs="Calibri"/>
        </w:rPr>
        <w:t xml:space="preserve"> alocação de recursos,</w:t>
      </w:r>
      <w:r w:rsidRPr="0263577E" w:rsidR="57B8F652">
        <w:rPr>
          <w:rFonts w:ascii="Calibri" w:hAnsi="Calibri" w:eastAsia="Calibri" w:cs="Calibri"/>
        </w:rPr>
        <w:t xml:space="preserve"> </w:t>
      </w:r>
      <w:r w:rsidR="00194645">
        <w:rPr>
          <w:rFonts w:ascii="Calibri" w:hAnsi="Calibri" w:eastAsia="Calibri" w:cs="Calibri"/>
        </w:rPr>
        <w:t xml:space="preserve">atenuando eventuais efeitos de </w:t>
      </w:r>
      <w:r w:rsidR="008400BD">
        <w:rPr>
          <w:rFonts w:ascii="Calibri" w:hAnsi="Calibri" w:eastAsia="Calibri" w:cs="Calibri"/>
        </w:rPr>
        <w:t xml:space="preserve">se </w:t>
      </w:r>
      <w:r w:rsidR="00194645">
        <w:rPr>
          <w:rFonts w:ascii="Calibri" w:hAnsi="Calibri" w:eastAsia="Calibri" w:cs="Calibri"/>
        </w:rPr>
        <w:t>fomentar</w:t>
      </w:r>
      <w:r w:rsidR="00634817">
        <w:rPr>
          <w:rFonts w:ascii="Calibri" w:hAnsi="Calibri" w:eastAsia="Calibri" w:cs="Calibri"/>
        </w:rPr>
        <w:t xml:space="preserve"> desigualdades intraterritoriais</w:t>
      </w:r>
      <w:r w:rsidRPr="0263577E" w:rsidR="57B8F652">
        <w:rPr>
          <w:rFonts w:ascii="Calibri" w:hAnsi="Calibri" w:eastAsia="Calibri" w:cs="Calibri"/>
        </w:rPr>
        <w:t>.</w:t>
      </w:r>
    </w:p>
    <w:p w:rsidR="57B8F652" w:rsidP="0263577E" w:rsidRDefault="00634817" w14:paraId="2C046E9C" w14:textId="1EB8143F">
      <w:pPr>
        <w:pStyle w:val="PargrafodaLista"/>
        <w:numPr>
          <w:ilvl w:val="0"/>
          <w:numId w:val="9"/>
        </w:numPr>
        <w:jc w:val="both"/>
        <w:rPr>
          <w:rFonts w:ascii="Calibri" w:hAnsi="Calibri" w:eastAsia="Calibri" w:cs="Calibri"/>
        </w:rPr>
      </w:pPr>
      <w:r w:rsidRPr="68321494" w:rsidR="00634817">
        <w:rPr>
          <w:rFonts w:ascii="Calibri" w:hAnsi="Calibri" w:eastAsia="Calibri" w:cs="Calibri"/>
        </w:rPr>
        <w:t>Se o ano de 2023</w:t>
      </w:r>
      <w:r w:rsidRPr="68321494" w:rsidR="007C3462">
        <w:rPr>
          <w:rFonts w:ascii="Calibri" w:hAnsi="Calibri" w:eastAsia="Calibri" w:cs="Calibri"/>
        </w:rPr>
        <w:t xml:space="preserve"> marcou o avanço do monitoramento do IDRGP, com a seleção de </w:t>
      </w:r>
      <w:r w:rsidRPr="68321494" w:rsidR="57BEEF5B">
        <w:rPr>
          <w:rFonts w:ascii="Calibri" w:hAnsi="Calibri" w:eastAsia="Calibri" w:cs="Calibri"/>
        </w:rPr>
        <w:t>despesas</w:t>
      </w:r>
      <w:r w:rsidRPr="68321494" w:rsidR="007C3462">
        <w:rPr>
          <w:rFonts w:ascii="Calibri" w:hAnsi="Calibri" w:eastAsia="Calibri" w:cs="Calibri"/>
        </w:rPr>
        <w:t xml:space="preserve"> e a operacionalização do monitoramento, há espaço para que os próximos anos</w:t>
      </w:r>
      <w:r w:rsidRPr="68321494" w:rsidR="001C6ACB">
        <w:rPr>
          <w:rFonts w:ascii="Calibri" w:hAnsi="Calibri" w:eastAsia="Calibri" w:cs="Calibri"/>
        </w:rPr>
        <w:t xml:space="preserve"> sejam empreendidos esforços para a apropriação </w:t>
      </w:r>
      <w:r w:rsidRPr="68321494" w:rsidR="00451344">
        <w:rPr>
          <w:rFonts w:ascii="Calibri" w:hAnsi="Calibri" w:eastAsia="Calibri" w:cs="Calibri"/>
        </w:rPr>
        <w:t xml:space="preserve">do IDRGP </w:t>
      </w:r>
      <w:r w:rsidRPr="68321494" w:rsidR="57B8F652">
        <w:rPr>
          <w:rFonts w:ascii="Calibri" w:hAnsi="Calibri" w:eastAsia="Calibri" w:cs="Calibri"/>
        </w:rPr>
        <w:t>pelos órgãos setoriais e pelos fóruns que potencialmente podem coordenar o direcionamento de investimentos</w:t>
      </w:r>
      <w:r w:rsidRPr="68321494" w:rsidR="42532FAB">
        <w:rPr>
          <w:rFonts w:ascii="Calibri" w:hAnsi="Calibri" w:eastAsia="Calibri" w:cs="Calibri"/>
        </w:rPr>
        <w:t>, sejam eles ligados ao planejamento urbano e governament</w:t>
      </w:r>
      <w:r w:rsidRPr="68321494" w:rsidR="0758B1F2">
        <w:rPr>
          <w:rFonts w:ascii="Calibri" w:hAnsi="Calibri" w:eastAsia="Calibri" w:cs="Calibri"/>
        </w:rPr>
        <w:t>al</w:t>
      </w:r>
      <w:r w:rsidRPr="68321494" w:rsidR="42532FAB">
        <w:rPr>
          <w:rFonts w:ascii="Calibri" w:hAnsi="Calibri" w:eastAsia="Calibri" w:cs="Calibri"/>
        </w:rPr>
        <w:t>, sejam eles ligados à estrutura de governança de fundos públicos.</w:t>
      </w:r>
    </w:p>
    <w:p w:rsidR="004B58BB" w:rsidP="0263577E" w:rsidRDefault="001B2995" w14:paraId="761D3B25" w14:textId="21A34DB6">
      <w:pPr>
        <w:pStyle w:val="PargrafodaLista"/>
        <w:numPr>
          <w:ilvl w:val="0"/>
          <w:numId w:val="9"/>
        </w:numPr>
        <w:jc w:val="both"/>
        <w:rPr>
          <w:rFonts w:ascii="Calibri" w:hAnsi="Calibri" w:eastAsia="Calibri" w:cs="Calibri"/>
        </w:rPr>
      </w:pPr>
      <w:r>
        <w:rPr>
          <w:rFonts w:ascii="Calibri" w:hAnsi="Calibri" w:eastAsia="Calibri" w:cs="Calibri"/>
        </w:rPr>
        <w:t>Recomenda-se que o</w:t>
      </w:r>
      <w:r w:rsidR="00B572CF">
        <w:rPr>
          <w:rFonts w:ascii="Calibri" w:hAnsi="Calibri" w:eastAsia="Calibri" w:cs="Calibri"/>
        </w:rPr>
        <w:t xml:space="preserve"> IDRGP não </w:t>
      </w:r>
      <w:r>
        <w:rPr>
          <w:rFonts w:ascii="Calibri" w:hAnsi="Calibri" w:eastAsia="Calibri" w:cs="Calibri"/>
        </w:rPr>
        <w:t>seja o</w:t>
      </w:r>
      <w:r w:rsidR="00B572CF">
        <w:rPr>
          <w:rFonts w:ascii="Calibri" w:hAnsi="Calibri" w:eastAsia="Calibri" w:cs="Calibri"/>
        </w:rPr>
        <w:t xml:space="preserve"> único critério para </w:t>
      </w:r>
      <w:r w:rsidR="008400BD">
        <w:rPr>
          <w:rFonts w:ascii="Calibri" w:hAnsi="Calibri" w:eastAsia="Calibri" w:cs="Calibri"/>
        </w:rPr>
        <w:t>a decisão sobre alocação de recursos</w:t>
      </w:r>
      <w:r>
        <w:rPr>
          <w:rFonts w:ascii="Calibri" w:hAnsi="Calibri" w:eastAsia="Calibri" w:cs="Calibri"/>
        </w:rPr>
        <w:t xml:space="preserve"> </w:t>
      </w:r>
      <w:r w:rsidR="00CA6638">
        <w:rPr>
          <w:rFonts w:ascii="Calibri" w:hAnsi="Calibri" w:eastAsia="Calibri" w:cs="Calibri"/>
        </w:rPr>
        <w:t>para equilibrar a sua distribuição territorial</w:t>
      </w:r>
      <w:r w:rsidR="00826F5A">
        <w:rPr>
          <w:rFonts w:ascii="Calibri" w:hAnsi="Calibri" w:eastAsia="Calibri" w:cs="Calibri"/>
        </w:rPr>
        <w:t xml:space="preserve">: além de levar em conta o planejamento setorial de políticas públicas e os instrumentos de planejamento regional, </w:t>
      </w:r>
      <w:r w:rsidR="0047040D">
        <w:rPr>
          <w:rFonts w:ascii="Calibri" w:hAnsi="Calibri" w:eastAsia="Calibri" w:cs="Calibri"/>
        </w:rPr>
        <w:t xml:space="preserve">considerar a sinergia entre </w:t>
      </w:r>
      <w:r w:rsidR="00C05BD0">
        <w:rPr>
          <w:rFonts w:ascii="Calibri" w:hAnsi="Calibri" w:eastAsia="Calibri" w:cs="Calibri"/>
        </w:rPr>
        <w:t xml:space="preserve">gastos </w:t>
      </w:r>
      <w:r w:rsidR="00CA370C">
        <w:rPr>
          <w:rFonts w:ascii="Calibri" w:hAnsi="Calibri" w:eastAsia="Calibri" w:cs="Calibri"/>
        </w:rPr>
        <w:t>setoriais distintos que atendam a demandas transversai</w:t>
      </w:r>
      <w:r w:rsidR="00801690">
        <w:rPr>
          <w:rFonts w:ascii="Calibri" w:hAnsi="Calibri" w:eastAsia="Calibri" w:cs="Calibri"/>
        </w:rPr>
        <w:t>s e com interseccionalidade</w:t>
      </w:r>
      <w:r w:rsidR="004875E8">
        <w:rPr>
          <w:rFonts w:ascii="Calibri" w:hAnsi="Calibri" w:eastAsia="Calibri" w:cs="Calibri"/>
        </w:rPr>
        <w:t>.</w:t>
      </w:r>
    </w:p>
    <w:p w:rsidR="0263577E" w:rsidP="0263577E" w:rsidRDefault="0263577E" w14:paraId="12869DC5" w14:textId="35B5B95D">
      <w:pPr>
        <w:jc w:val="both"/>
      </w:pPr>
    </w:p>
    <w:p w:rsidR="004875E8" w:rsidRDefault="004875E8" w14:paraId="247C7218" w14:textId="10E90661">
      <w:r>
        <w:br w:type="page"/>
      </w:r>
    </w:p>
    <w:p w:rsidR="1168A05E" w:rsidP="00476646" w:rsidRDefault="1168A05E" w14:paraId="60DAF589" w14:textId="2B7AF4D1">
      <w:pPr>
        <w:ind w:firstLine="709"/>
        <w:jc w:val="both"/>
      </w:pPr>
    </w:p>
    <w:p w:rsidR="001019F7" w:rsidP="00F040E4" w:rsidRDefault="00F040E4" w14:paraId="7462E12F" w14:textId="4378191F">
      <w:pPr>
        <w:pStyle w:val="Ttulo1"/>
      </w:pPr>
      <w:bookmarkStart w:name="_Toc146536356" w:id="9"/>
      <w:r>
        <w:t>Bibliografia</w:t>
      </w:r>
      <w:bookmarkEnd w:id="9"/>
    </w:p>
    <w:p w:rsidR="00D7780A" w:rsidP="00DC06C4" w:rsidRDefault="00D7780A" w14:paraId="31439422" w14:textId="1EAB65F1">
      <w:pPr>
        <w:jc w:val="both"/>
      </w:pPr>
      <w:r w:rsidRPr="00D7780A">
        <w:t xml:space="preserve">Katia Canova, « Urbanidade e Justiça Espacial na cidade de São Paulo: metodologia de análise e subsídio para tomada de decisão no planejamento urbano », Confins [En ligne], 48 | 2020, mis en ligne le 07 décembre 2020, consulté le 20 juillet 2023. URL : http://journals.openedition.org/confins/33711 ; DOI : </w:t>
      </w:r>
      <w:hyperlink w:history="1" r:id="rId31">
        <w:r w:rsidRPr="005B3FB3" w:rsidR="00F040E4">
          <w:rPr>
            <w:rStyle w:val="Hyperlink"/>
          </w:rPr>
          <w:t>https://doi.org/10.4000/confins.33711</w:t>
        </w:r>
      </w:hyperlink>
    </w:p>
    <w:p w:rsidR="00F040E4" w:rsidP="00F040E4" w:rsidRDefault="00607CE8" w14:paraId="3341A825" w14:textId="709DCCE4">
      <w:pPr>
        <w:jc w:val="both"/>
      </w:pPr>
      <w:r w:rsidRPr="00607CE8">
        <w:t>NERY, M. B.; SOUZA, A. A. L. DE .; ADORNO, S.. Os padrões urbano-demográficos da capital paulista. Estudos Avançados, v. 33, n. 97, p. 5–36, set. 2019.</w:t>
      </w:r>
      <w:r w:rsidR="00DC06C4">
        <w:t xml:space="preserve"> DOI: </w:t>
      </w:r>
      <w:hyperlink w:history="1" r:id="rId32">
        <w:r w:rsidRPr="00FF29F9" w:rsidR="00DC06C4">
          <w:rPr>
            <w:rStyle w:val="Hyperlink"/>
          </w:rPr>
          <w:t>https://doi.org/10.1590/s0103-4014.2019.3397.002</w:t>
        </w:r>
      </w:hyperlink>
    </w:p>
    <w:p w:rsidR="00DC06C4" w:rsidP="00F040E4" w:rsidRDefault="00DC06C4" w14:paraId="4088BAB6" w14:textId="77777777">
      <w:pPr>
        <w:jc w:val="both"/>
      </w:pPr>
    </w:p>
    <w:p w:rsidR="0263577E" w:rsidRDefault="0263577E" w14:paraId="2D72521D" w14:textId="13388F91">
      <w:r>
        <w:br w:type="page"/>
      </w:r>
    </w:p>
    <w:p w:rsidRPr="00180C4C" w:rsidR="0263577E" w:rsidP="0263577E" w:rsidRDefault="0263577E" w14:paraId="625F0780" w14:textId="2D6CF1F7">
      <w:pPr>
        <w:jc w:val="both"/>
        <w:rPr>
          <w:rFonts w:cstheme="minorHAnsi"/>
        </w:rPr>
      </w:pPr>
    </w:p>
    <w:p w:rsidRPr="00180C4C" w:rsidR="00F040E4" w:rsidP="00F040E4" w:rsidRDefault="00F040E4" w14:paraId="7CD65D88" w14:textId="199A0767">
      <w:pPr>
        <w:pStyle w:val="Ttulo1"/>
        <w:rPr>
          <w:rFonts w:asciiTheme="minorHAnsi" w:hAnsiTheme="minorHAnsi" w:cstheme="minorHAnsi"/>
        </w:rPr>
      </w:pPr>
      <w:bookmarkStart w:name="_Toc146536357" w:id="10"/>
      <w:r w:rsidRPr="00180C4C">
        <w:rPr>
          <w:rFonts w:asciiTheme="minorHAnsi" w:hAnsiTheme="minorHAnsi" w:cstheme="minorHAnsi"/>
        </w:rPr>
        <w:t>ANEXO</w:t>
      </w:r>
      <w:r w:rsidRPr="00180C4C" w:rsidR="20D90E3F">
        <w:rPr>
          <w:rFonts w:asciiTheme="minorHAnsi" w:hAnsiTheme="minorHAnsi" w:cstheme="minorHAnsi"/>
        </w:rPr>
        <w:t xml:space="preserve"> 1: NOTA TÉCNICA - ÍNDICE DE DISTRIBUIÇÃO REGIONAL DO GASTO PÚBLICO: CONSIDERAÇÕES PARA </w:t>
      </w:r>
      <w:r w:rsidRPr="00180C4C" w:rsidR="3869CFA5">
        <w:rPr>
          <w:rFonts w:asciiTheme="minorHAnsi" w:hAnsiTheme="minorHAnsi" w:cstheme="minorHAnsi"/>
        </w:rPr>
        <w:t>A SELEÇÃO DE DESPESAS PÚBLICAS</w:t>
      </w:r>
      <w:bookmarkEnd w:id="10"/>
    </w:p>
    <w:p w:rsidRPr="00180C4C" w:rsidR="5D999C85" w:rsidP="5D999C85" w:rsidRDefault="5D999C85" w14:paraId="0912FF8B" w14:textId="6BD3C5F0">
      <w:pPr>
        <w:jc w:val="both"/>
        <w:rPr>
          <w:rFonts w:cstheme="minorHAnsi"/>
        </w:rPr>
      </w:pPr>
    </w:p>
    <w:p w:rsidRPr="00180C4C" w:rsidR="2F15AE8C" w:rsidP="00E64E85" w:rsidRDefault="2F15AE8C" w14:paraId="0D76E36F" w14:textId="18B68BD2">
      <w:pPr>
        <w:rPr>
          <w:rFonts w:cstheme="minorHAnsi"/>
        </w:rPr>
      </w:pPr>
    </w:p>
    <w:p w:rsidRPr="00180C4C" w:rsidR="2F15AE8C" w:rsidP="005E5D62" w:rsidRDefault="41869BA6" w14:paraId="6D491361" w14:textId="5E6A7375">
      <w:pPr>
        <w:pStyle w:val="PargrafodaLista"/>
        <w:numPr>
          <w:ilvl w:val="0"/>
          <w:numId w:val="27"/>
        </w:numPr>
        <w:rPr>
          <w:rFonts w:cstheme="minorHAnsi"/>
          <w:b/>
          <w:bCs/>
        </w:rPr>
      </w:pPr>
      <w:r w:rsidRPr="00180C4C">
        <w:rPr>
          <w:rFonts w:cstheme="minorHAnsi"/>
          <w:b/>
          <w:bCs/>
        </w:rPr>
        <w:t>OBJETO</w:t>
      </w:r>
    </w:p>
    <w:p w:rsidRPr="00180C4C" w:rsidR="2F15AE8C" w:rsidP="0263577E" w:rsidRDefault="41869BA6" w14:paraId="03E89395" w14:textId="4D598A0A">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Busca-se por meio deste documento definir metodologia (i) para seleção de despesas que serão avaliadas por meio do Índice de Distribuição Regional do Gasto Público (IDRGP) e (ii) critérios de disponibilização de recursos adicionais sob a lógica do IDRGP.</w:t>
      </w:r>
    </w:p>
    <w:p w:rsidRPr="00180C4C" w:rsidR="2F15AE8C" w:rsidP="0263577E" w:rsidRDefault="41869BA6" w14:paraId="0219FF3D" w14:textId="0BD25C26">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O objetivo desse índice, criado a partir da sanção da Lei Municipal nº 17.729, de 28 de dezembro de 2021, que institui o Plano Plurianual para o quadriênio 2022-2025, é reduzir desigualdades entre as diferentes regiões da cidade, principalmente no que diz respeito ao acesso a serviços públicos e à infraestrutura urbana. Quanto às despesas regionalizadas com base no índice, estão incluídos investimentos e expansão de custeio com ampliação e/ou melhoria da oferta de serviços nessas regiões.</w:t>
      </w:r>
    </w:p>
    <w:p w:rsidRPr="00180C4C" w:rsidR="2F15AE8C" w:rsidP="00E64E85" w:rsidRDefault="2F15AE8C" w14:paraId="7B65A6E3" w14:textId="27DFB596">
      <w:pPr>
        <w:rPr>
          <w:rFonts w:cstheme="minorHAnsi"/>
        </w:rPr>
      </w:pPr>
    </w:p>
    <w:p w:rsidRPr="00180C4C" w:rsidR="2F15AE8C" w:rsidP="005E5D62" w:rsidRDefault="41869BA6" w14:paraId="41CF22C8" w14:textId="6004D077">
      <w:pPr>
        <w:pStyle w:val="PargrafodaLista"/>
        <w:numPr>
          <w:ilvl w:val="0"/>
          <w:numId w:val="27"/>
        </w:numPr>
        <w:rPr>
          <w:rFonts w:cstheme="minorHAnsi"/>
        </w:rPr>
      </w:pPr>
      <w:r w:rsidRPr="00180C4C">
        <w:rPr>
          <w:rFonts w:cstheme="minorHAnsi"/>
          <w:b/>
          <w:bCs/>
        </w:rPr>
        <w:t>METODOLOGIA</w:t>
      </w:r>
    </w:p>
    <w:p w:rsidRPr="00180C4C" w:rsidR="2F15AE8C" w:rsidP="0263577E" w:rsidRDefault="41869BA6" w14:paraId="796B9B84" w14:textId="5342D2AD">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Propõe-se aqui que o Índice seja utilizado para análise do investimento público, inclusive para análise de despesas cuja decisão de regionalização seja prévia ou independente do Índice. Investimentos, por exemplo, em creches ou em Unidades de Pronto Atendimento levam em consideração a cobertura existente para aquela região, e não necessariamente aspectos de desigualdade territorial abarcados pelo IDRGP. Há ainda ações que surgem por força da reivindicação da população local, cujo nível de organização pode também variar por fatores diversos.</w:t>
      </w:r>
    </w:p>
    <w:p w:rsidRPr="00180C4C" w:rsidR="2F15AE8C" w:rsidP="0263577E" w:rsidRDefault="41869BA6" w14:paraId="78CE9EFC" w14:textId="1AAF0334">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Ao considerar essa totalidade, é possível que seja avaliado o montante que já seria direcionado aos territórios antes da destinação de recursos consignados à distribuição pelo IDRGP: avalia-se a distribuição dos recursos e sua aproximação em relação ao IDRGP. Os recursos adicionais servirão para assegurar a equalização e diminuição de distorções em relação à previsão proposta no Índice.</w:t>
      </w:r>
    </w:p>
    <w:p w:rsidRPr="00180C4C" w:rsidR="2F15AE8C" w:rsidP="0263577E" w:rsidRDefault="41869BA6" w14:paraId="12ACCE71" w14:textId="27A0F12A">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Foram incluídos para cálculo no Índice projetos prioritários da Administração Municipal que abarquem despesa regionalizável cuja localização represente um benefício específico fruível majoritariamente pela população da região. </w:t>
      </w:r>
    </w:p>
    <w:p w:rsidRPr="00180C4C" w:rsidR="2F15AE8C" w:rsidP="0263577E" w:rsidRDefault="41869BA6" w14:paraId="5C6FCB44" w14:textId="174E147C">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lastRenderedPageBreak/>
        <w:t>Avaliou-se as ações previstas no Programa de Metas, Versão Final-Participativa 2021-2024, instrumento que contém as prioridades já elencadas pela gestão municipal, inclusive com escrutínio público e participação social em sua formatação final.</w:t>
      </w:r>
    </w:p>
    <w:p w:rsidRPr="00180C4C" w:rsidR="2F15AE8C" w:rsidP="0263577E" w:rsidRDefault="41869BA6" w14:paraId="45DF4F55" w14:textId="2FDB41D4">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Parte das despesas públicas não é regionalizável, ao passo que, dentre as regionalizáveis, uma fração se destina ao usufruto de munícipes de toda a Municipalidade, ou, ao menos, de uma região mais ampla do que a Subprefeitura de localização. Outro grupo, dentre as despesas regionalizáveis, possui critérios de localização particulares específicos daquele grupo de despesa. Os critérios para inclusão de determinada atividade no índice serão debatidos no item 3 desta Nota. </w:t>
      </w:r>
    </w:p>
    <w:p w:rsidRPr="00180C4C" w:rsidR="2F15AE8C" w:rsidP="0263577E" w:rsidRDefault="41869BA6" w14:paraId="35F9B1C0" w14:textId="561633CA">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Abarcou-se ainda um rol de despesas constantes em (i) obras monitoradas pela Unidade de Entregas da Secretaria-Executiva de Planejamento e Entregas Prioritárias, (ii) as iniciativas eleitas por meio do Orçamento Cidadão, etapa participativa dirigida pela Secretaria da Fazenda quando da elaboração dos Projetos de Lei Orçamentária Anual, (iii) medidas constantes no orçamento da Secretaria de Subprefeituras para o exercício de 2022 que se afeiçoam à proposta do IDRGP.</w:t>
      </w:r>
    </w:p>
    <w:p w:rsidRPr="00180C4C" w:rsidR="2F15AE8C" w:rsidP="0263577E" w:rsidRDefault="2F15AE8C" w14:paraId="388A9EDD" w14:textId="4A20BA9F">
      <w:pPr>
        <w:spacing w:after="200" w:line="276" w:lineRule="auto"/>
        <w:jc w:val="both"/>
        <w:rPr>
          <w:rFonts w:eastAsia="Roboto" w:cstheme="minorHAnsi"/>
          <w:b/>
          <w:bCs/>
          <w:color w:val="000000" w:themeColor="text1"/>
          <w:sz w:val="24"/>
          <w:szCs w:val="24"/>
        </w:rPr>
      </w:pPr>
    </w:p>
    <w:p w:rsidRPr="00180C4C" w:rsidR="2F15AE8C" w:rsidP="00E64E85" w:rsidRDefault="005E5D62" w14:paraId="3C78C37A" w14:textId="3CD12725">
      <w:pPr>
        <w:rPr>
          <w:rFonts w:cstheme="minorHAnsi"/>
          <w:b/>
          <w:bCs/>
        </w:rPr>
      </w:pPr>
      <w:r w:rsidRPr="00180C4C">
        <w:rPr>
          <w:rFonts w:cstheme="minorHAnsi"/>
          <w:b/>
          <w:bCs/>
        </w:rPr>
        <w:t xml:space="preserve">3. </w:t>
      </w:r>
      <w:r w:rsidRPr="00180C4C" w:rsidR="41869BA6">
        <w:rPr>
          <w:rFonts w:cstheme="minorHAnsi"/>
          <w:b/>
          <w:bCs/>
        </w:rPr>
        <w:t>ANÁLISE DAS METAS DO PROGRAMA DE METAS 2021-2024</w:t>
      </w:r>
    </w:p>
    <w:p w:rsidRPr="00180C4C" w:rsidR="2F15AE8C" w:rsidP="00E64E85" w:rsidRDefault="41869BA6" w14:paraId="39A39EC3" w14:textId="7E2EA7AB">
      <w:pPr>
        <w:rPr>
          <w:rFonts w:cstheme="minorHAnsi"/>
          <w:b/>
          <w:bCs/>
        </w:rPr>
      </w:pPr>
      <w:r w:rsidRPr="00180C4C">
        <w:rPr>
          <w:rFonts w:cstheme="minorHAnsi"/>
          <w:b/>
          <w:bCs/>
        </w:rPr>
        <w:t>3.1. Metas não regionalizáveis:</w:t>
      </w: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85"/>
        <w:gridCol w:w="5370"/>
        <w:gridCol w:w="2520"/>
      </w:tblGrid>
      <w:tr w:rsidRPr="00180C4C" w:rsidR="0263577E" w:rsidTr="0263577E" w14:paraId="01DFFBF9" w14:textId="77777777">
        <w:trPr>
          <w:trHeight w:val="45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0CF8C5CE" w14:textId="7955153F">
            <w:pPr>
              <w:spacing w:after="200" w:line="276" w:lineRule="auto"/>
              <w:rPr>
                <w:rFonts w:eastAsia="Roboto" w:cstheme="minorHAnsi"/>
                <w:color w:val="000000" w:themeColor="text1"/>
              </w:rPr>
            </w:pPr>
            <w:r w:rsidRPr="00180C4C">
              <w:rPr>
                <w:rFonts w:eastAsia="Roboto" w:cstheme="minorHAnsi"/>
                <w:b w:val="0"/>
                <w:bCs w:val="0"/>
                <w:color w:val="000000" w:themeColor="text1"/>
              </w:rPr>
              <w:t>1</w:t>
            </w:r>
          </w:p>
        </w:tc>
        <w:tc>
          <w:tcPr>
            <w:tcW w:w="5370" w:type="dxa"/>
            <w:tcMar>
              <w:left w:w="105" w:type="dxa"/>
              <w:right w:w="105" w:type="dxa"/>
            </w:tcMar>
          </w:tcPr>
          <w:p w:rsidRPr="00180C4C" w:rsidR="0263577E" w:rsidP="0263577E" w:rsidRDefault="0263577E" w14:paraId="6145A7F5" w14:textId="24D0DEC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Atender 1.700.000 pessoas em programas de transferência de renda e/ou apoio nutricional.</w:t>
            </w:r>
          </w:p>
        </w:tc>
        <w:tc>
          <w:tcPr>
            <w:tcW w:w="2520" w:type="dxa"/>
            <w:tcMar>
              <w:left w:w="105" w:type="dxa"/>
              <w:right w:w="105" w:type="dxa"/>
            </w:tcMar>
          </w:tcPr>
          <w:p w:rsidRPr="00180C4C" w:rsidR="0263577E" w:rsidP="0263577E" w:rsidRDefault="0263577E" w14:paraId="262D1FE2" w14:textId="23352B4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lang w:val="en-US"/>
              </w:rPr>
              <w:t>SGM, SMADS, SMDET, SMDHC, SME</w:t>
            </w:r>
          </w:p>
        </w:tc>
      </w:tr>
      <w:tr w:rsidRPr="00180C4C" w:rsidR="0263577E" w:rsidTr="0263577E" w14:paraId="2BA4E4A9"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2E450138" w14:textId="5CEFCB54">
            <w:pPr>
              <w:spacing w:after="200" w:line="276" w:lineRule="auto"/>
              <w:rPr>
                <w:rFonts w:eastAsia="Roboto" w:cstheme="minorHAnsi"/>
                <w:color w:val="000000" w:themeColor="text1"/>
              </w:rPr>
            </w:pPr>
            <w:r w:rsidRPr="00180C4C">
              <w:rPr>
                <w:rFonts w:eastAsia="Roboto" w:cstheme="minorHAnsi"/>
                <w:b w:val="0"/>
                <w:bCs w:val="0"/>
                <w:color w:val="000000" w:themeColor="text1"/>
              </w:rPr>
              <w:t>6</w:t>
            </w:r>
          </w:p>
        </w:tc>
        <w:tc>
          <w:tcPr>
            <w:tcW w:w="5370" w:type="dxa"/>
            <w:tcMar>
              <w:left w:w="105" w:type="dxa"/>
              <w:right w:w="105" w:type="dxa"/>
            </w:tcMar>
          </w:tcPr>
          <w:p w:rsidRPr="00180C4C" w:rsidR="0263577E" w:rsidP="0263577E" w:rsidRDefault="0263577E" w14:paraId="762C309C" w14:textId="56E53AC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Atingir a Cobertura Vacinal Preconizada (95%) para as quatro vacinas selecionadas (Poliomielite, Pneumocócica 10V, Pentavalente e SCR) em crianças de 1 ano de idade.</w:t>
            </w:r>
          </w:p>
        </w:tc>
        <w:tc>
          <w:tcPr>
            <w:tcW w:w="2520" w:type="dxa"/>
            <w:tcMar>
              <w:left w:w="105" w:type="dxa"/>
              <w:right w:w="105" w:type="dxa"/>
            </w:tcMar>
          </w:tcPr>
          <w:p w:rsidRPr="00180C4C" w:rsidR="0263577E" w:rsidP="0263577E" w:rsidRDefault="0263577E" w14:paraId="7CDCB7E2" w14:textId="746FD6B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SMS</w:t>
            </w:r>
          </w:p>
        </w:tc>
      </w:tr>
      <w:tr w:rsidRPr="00180C4C" w:rsidR="0263577E" w:rsidTr="0263577E" w14:paraId="68836D86"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05952899" w14:textId="7A31CFA0">
            <w:pPr>
              <w:spacing w:after="200" w:line="276" w:lineRule="auto"/>
              <w:rPr>
                <w:rFonts w:eastAsia="Roboto" w:cstheme="minorHAnsi"/>
                <w:color w:val="000000" w:themeColor="text1"/>
              </w:rPr>
            </w:pPr>
            <w:r w:rsidRPr="00180C4C">
              <w:rPr>
                <w:rFonts w:eastAsia="Roboto" w:cstheme="minorHAnsi"/>
                <w:b w:val="0"/>
                <w:bCs w:val="0"/>
                <w:color w:val="000000" w:themeColor="text1"/>
              </w:rPr>
              <w:t>11</w:t>
            </w:r>
          </w:p>
        </w:tc>
        <w:tc>
          <w:tcPr>
            <w:tcW w:w="5370" w:type="dxa"/>
            <w:tcMar>
              <w:left w:w="105" w:type="dxa"/>
              <w:right w:w="105" w:type="dxa"/>
            </w:tcMar>
          </w:tcPr>
          <w:p w:rsidRPr="00180C4C" w:rsidR="0263577E" w:rsidP="0263577E" w:rsidRDefault="0263577E" w14:paraId="4A94780C" w14:textId="08BEE0F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Implantar Protocolos Integrados de Atendimento para a Primeira Infância.</w:t>
            </w:r>
          </w:p>
        </w:tc>
        <w:tc>
          <w:tcPr>
            <w:tcW w:w="2520" w:type="dxa"/>
            <w:tcMar>
              <w:left w:w="105" w:type="dxa"/>
              <w:right w:w="105" w:type="dxa"/>
            </w:tcMar>
          </w:tcPr>
          <w:p w:rsidRPr="00180C4C" w:rsidR="0263577E" w:rsidP="0263577E" w:rsidRDefault="0263577E" w14:paraId="0C65F415" w14:textId="756AA64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lang w:val="en-US"/>
              </w:rPr>
              <w:t>SGM, SMS, SME, SMADS, SMDHC, SEHAB</w:t>
            </w:r>
          </w:p>
        </w:tc>
      </w:tr>
      <w:tr w:rsidRPr="00180C4C" w:rsidR="0263577E" w:rsidTr="0263577E" w14:paraId="2C5AECDF"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2B7870F8" w14:textId="04A71AE3">
            <w:pPr>
              <w:spacing w:after="200" w:line="276" w:lineRule="auto"/>
              <w:rPr>
                <w:rFonts w:eastAsia="Roboto" w:cstheme="minorHAnsi"/>
                <w:color w:val="000000" w:themeColor="text1"/>
              </w:rPr>
            </w:pPr>
            <w:r w:rsidRPr="00180C4C">
              <w:rPr>
                <w:rFonts w:eastAsia="Roboto" w:cstheme="minorHAnsi"/>
                <w:b w:val="0"/>
                <w:bCs w:val="0"/>
                <w:color w:val="000000" w:themeColor="text1"/>
              </w:rPr>
              <w:t>19</w:t>
            </w:r>
          </w:p>
        </w:tc>
        <w:tc>
          <w:tcPr>
            <w:tcW w:w="5370" w:type="dxa"/>
            <w:tcMar>
              <w:left w:w="105" w:type="dxa"/>
              <w:right w:w="105" w:type="dxa"/>
            </w:tcMar>
          </w:tcPr>
          <w:p w:rsidRPr="00180C4C" w:rsidR="0263577E" w:rsidP="0263577E" w:rsidRDefault="0263577E" w14:paraId="5F048C46" w14:textId="19137CA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Combater o racismo, por meio da implementação de nove iniciativas de melhoria no atendimento da população negra e/ou de promoção da igualdade racial.</w:t>
            </w:r>
          </w:p>
        </w:tc>
        <w:tc>
          <w:tcPr>
            <w:tcW w:w="2520" w:type="dxa"/>
            <w:tcMar>
              <w:left w:w="105" w:type="dxa"/>
              <w:right w:w="105" w:type="dxa"/>
            </w:tcMar>
          </w:tcPr>
          <w:p w:rsidRPr="00180C4C" w:rsidR="0263577E" w:rsidP="0263577E" w:rsidRDefault="0263577E" w14:paraId="7D40DA43" w14:textId="7A5CFF7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lang w:val="en-US"/>
              </w:rPr>
              <w:t>SMDHC, SMC, SMS, SMRI, SME</w:t>
            </w:r>
          </w:p>
        </w:tc>
      </w:tr>
      <w:tr w:rsidRPr="00180C4C" w:rsidR="0263577E" w:rsidTr="0263577E" w14:paraId="42E5D20C"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1A96C95A" w14:textId="325A8859">
            <w:pPr>
              <w:spacing w:after="200" w:line="276" w:lineRule="auto"/>
              <w:rPr>
                <w:rFonts w:eastAsia="Roboto" w:cstheme="minorHAnsi"/>
                <w:color w:val="000000" w:themeColor="text1"/>
              </w:rPr>
            </w:pPr>
            <w:r w:rsidRPr="00180C4C">
              <w:rPr>
                <w:rFonts w:eastAsia="Roboto" w:cstheme="minorHAnsi"/>
                <w:b w:val="0"/>
                <w:bCs w:val="0"/>
                <w:color w:val="000000" w:themeColor="text1"/>
              </w:rPr>
              <w:t>20</w:t>
            </w:r>
          </w:p>
        </w:tc>
        <w:tc>
          <w:tcPr>
            <w:tcW w:w="5370" w:type="dxa"/>
            <w:tcMar>
              <w:left w:w="105" w:type="dxa"/>
              <w:right w:w="105" w:type="dxa"/>
            </w:tcMar>
          </w:tcPr>
          <w:p w:rsidRPr="00180C4C" w:rsidR="0263577E" w:rsidP="0263577E" w:rsidRDefault="0263577E" w14:paraId="0B057004" w14:textId="457D531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Dobrar o número de pessoas beneficiárias do Programa Transcidadania, aumentando o atendimento para 1.020 pessoas.</w:t>
            </w:r>
          </w:p>
        </w:tc>
        <w:tc>
          <w:tcPr>
            <w:tcW w:w="2520" w:type="dxa"/>
            <w:tcMar>
              <w:left w:w="105" w:type="dxa"/>
              <w:right w:w="105" w:type="dxa"/>
            </w:tcMar>
          </w:tcPr>
          <w:p w:rsidRPr="00180C4C" w:rsidR="0263577E" w:rsidP="0263577E" w:rsidRDefault="0263577E" w14:paraId="1D2FD293" w14:textId="401CCFC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SMDHC</w:t>
            </w:r>
          </w:p>
        </w:tc>
      </w:tr>
      <w:tr w:rsidRPr="00180C4C" w:rsidR="0263577E" w:rsidTr="0263577E" w14:paraId="122D41FA"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62EC6AA1" w14:textId="7DD5B312">
            <w:pPr>
              <w:spacing w:after="200" w:line="276" w:lineRule="auto"/>
              <w:rPr>
                <w:rFonts w:eastAsia="Roboto" w:cstheme="minorHAnsi"/>
                <w:color w:val="000000" w:themeColor="text1"/>
              </w:rPr>
            </w:pPr>
            <w:r w:rsidRPr="00180C4C">
              <w:rPr>
                <w:rFonts w:eastAsia="Roboto" w:cstheme="minorHAnsi"/>
                <w:b w:val="0"/>
                <w:bCs w:val="0"/>
                <w:color w:val="000000" w:themeColor="text1"/>
              </w:rPr>
              <w:t>22</w:t>
            </w:r>
          </w:p>
        </w:tc>
        <w:tc>
          <w:tcPr>
            <w:tcW w:w="5370" w:type="dxa"/>
            <w:tcMar>
              <w:left w:w="105" w:type="dxa"/>
              <w:right w:w="105" w:type="dxa"/>
            </w:tcMar>
          </w:tcPr>
          <w:p w:rsidRPr="00180C4C" w:rsidR="0263577E" w:rsidP="0263577E" w:rsidRDefault="0263577E" w14:paraId="5837AE3D" w14:textId="65741A5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Alfabetizar as crianças da rede municipal até o final do 2º ano do Ensino Fundamental, antecipando em um ano a meta do Plano Nacional de Educação (PNE).</w:t>
            </w:r>
          </w:p>
        </w:tc>
        <w:tc>
          <w:tcPr>
            <w:tcW w:w="2520" w:type="dxa"/>
            <w:tcMar>
              <w:left w:w="105" w:type="dxa"/>
              <w:right w:w="105" w:type="dxa"/>
            </w:tcMar>
          </w:tcPr>
          <w:p w:rsidRPr="00180C4C" w:rsidR="0263577E" w:rsidP="0263577E" w:rsidRDefault="0263577E" w14:paraId="0354F146" w14:textId="2F158071">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SME</w:t>
            </w:r>
          </w:p>
        </w:tc>
      </w:tr>
      <w:tr w:rsidRPr="00180C4C" w:rsidR="0263577E" w:rsidTr="0263577E" w14:paraId="1ED5EF9C"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0FDCDB07" w14:textId="55E58A28">
            <w:pPr>
              <w:spacing w:after="200" w:line="276" w:lineRule="auto"/>
              <w:rPr>
                <w:rFonts w:eastAsia="Roboto" w:cstheme="minorHAnsi"/>
                <w:color w:val="000000" w:themeColor="text1"/>
              </w:rPr>
            </w:pPr>
            <w:r w:rsidRPr="00180C4C">
              <w:rPr>
                <w:rFonts w:eastAsia="Roboto" w:cstheme="minorHAnsi"/>
                <w:b w:val="0"/>
                <w:bCs w:val="0"/>
                <w:color w:val="000000" w:themeColor="text1"/>
              </w:rPr>
              <w:lastRenderedPageBreak/>
              <w:t>23</w:t>
            </w:r>
          </w:p>
        </w:tc>
        <w:tc>
          <w:tcPr>
            <w:tcW w:w="5370" w:type="dxa"/>
            <w:tcMar>
              <w:left w:w="105" w:type="dxa"/>
              <w:right w:w="105" w:type="dxa"/>
            </w:tcMar>
          </w:tcPr>
          <w:p w:rsidRPr="00180C4C" w:rsidR="0263577E" w:rsidP="0263577E" w:rsidRDefault="0263577E" w14:paraId="18677087" w14:textId="496F43F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Atingir o resultado de 5,7 no IDEP para os anos iniciais do Ensino Fundamental.</w:t>
            </w:r>
          </w:p>
        </w:tc>
        <w:tc>
          <w:tcPr>
            <w:tcW w:w="2520" w:type="dxa"/>
            <w:tcMar>
              <w:left w:w="105" w:type="dxa"/>
              <w:right w:w="105" w:type="dxa"/>
            </w:tcMar>
          </w:tcPr>
          <w:p w:rsidRPr="00180C4C" w:rsidR="0263577E" w:rsidP="0263577E" w:rsidRDefault="0263577E" w14:paraId="36870D86" w14:textId="69B58BA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SME</w:t>
            </w:r>
          </w:p>
        </w:tc>
      </w:tr>
      <w:tr w:rsidRPr="00180C4C" w:rsidR="0263577E" w:rsidTr="0263577E" w14:paraId="1338AE40"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34BC68BB" w14:textId="37D5B4E4">
            <w:pPr>
              <w:spacing w:after="200" w:line="276" w:lineRule="auto"/>
              <w:rPr>
                <w:rFonts w:eastAsia="Roboto" w:cstheme="minorHAnsi"/>
                <w:color w:val="000000" w:themeColor="text1"/>
              </w:rPr>
            </w:pPr>
            <w:r w:rsidRPr="00180C4C">
              <w:rPr>
                <w:rFonts w:eastAsia="Roboto" w:cstheme="minorHAnsi"/>
                <w:b w:val="0"/>
                <w:bCs w:val="0"/>
                <w:color w:val="000000" w:themeColor="text1"/>
              </w:rPr>
              <w:t>24</w:t>
            </w:r>
          </w:p>
        </w:tc>
        <w:tc>
          <w:tcPr>
            <w:tcW w:w="5370" w:type="dxa"/>
            <w:tcMar>
              <w:left w:w="105" w:type="dxa"/>
              <w:right w:w="105" w:type="dxa"/>
            </w:tcMar>
          </w:tcPr>
          <w:p w:rsidRPr="00180C4C" w:rsidR="0263577E" w:rsidP="0263577E" w:rsidRDefault="0263577E" w14:paraId="38BF019A" w14:textId="07407DC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Atingir o resultado de 5,2 no IDEP para os anos finais do Ensino Fundamental.</w:t>
            </w:r>
          </w:p>
        </w:tc>
        <w:tc>
          <w:tcPr>
            <w:tcW w:w="2520" w:type="dxa"/>
            <w:tcMar>
              <w:left w:w="105" w:type="dxa"/>
              <w:right w:w="105" w:type="dxa"/>
            </w:tcMar>
          </w:tcPr>
          <w:p w:rsidRPr="00180C4C" w:rsidR="0263577E" w:rsidP="0263577E" w:rsidRDefault="0263577E" w14:paraId="5662426E" w14:textId="4E20A45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SME</w:t>
            </w:r>
          </w:p>
        </w:tc>
      </w:tr>
      <w:tr w:rsidRPr="00180C4C" w:rsidR="0263577E" w:rsidTr="0263577E" w14:paraId="687DB4CB"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0E5C078A" w14:textId="7FBD15EC">
            <w:pPr>
              <w:spacing w:after="200" w:line="276" w:lineRule="auto"/>
              <w:rPr>
                <w:rFonts w:eastAsia="Roboto" w:cstheme="minorHAnsi"/>
                <w:color w:val="000000" w:themeColor="text1"/>
              </w:rPr>
            </w:pPr>
            <w:r w:rsidRPr="00180C4C">
              <w:rPr>
                <w:rFonts w:eastAsia="Roboto" w:cstheme="minorHAnsi"/>
                <w:b w:val="0"/>
                <w:bCs w:val="0"/>
                <w:color w:val="000000" w:themeColor="text1"/>
              </w:rPr>
              <w:t>29</w:t>
            </w:r>
          </w:p>
        </w:tc>
        <w:tc>
          <w:tcPr>
            <w:tcW w:w="5370" w:type="dxa"/>
            <w:tcMar>
              <w:left w:w="105" w:type="dxa"/>
              <w:right w:w="105" w:type="dxa"/>
            </w:tcMar>
          </w:tcPr>
          <w:p w:rsidRPr="00180C4C" w:rsidR="0263577E" w:rsidP="0263577E" w:rsidRDefault="0263577E" w14:paraId="25EB6640" w14:textId="2987623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Contratar 1.000 novos guardas da Guarda Civil Metropolitana (GCM)</w:t>
            </w:r>
          </w:p>
        </w:tc>
        <w:tc>
          <w:tcPr>
            <w:tcW w:w="2520" w:type="dxa"/>
            <w:tcMar>
              <w:left w:w="105" w:type="dxa"/>
              <w:right w:w="105" w:type="dxa"/>
            </w:tcMar>
          </w:tcPr>
          <w:p w:rsidRPr="00180C4C" w:rsidR="0263577E" w:rsidP="0263577E" w:rsidRDefault="0263577E" w14:paraId="446A3AC5" w14:textId="20FF4D7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SMSU</w:t>
            </w:r>
          </w:p>
        </w:tc>
      </w:tr>
      <w:tr w:rsidRPr="00180C4C" w:rsidR="0263577E" w:rsidTr="0263577E" w14:paraId="49817765"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539581FE" w14:textId="6F8374D0">
            <w:pPr>
              <w:spacing w:after="200" w:line="276" w:lineRule="auto"/>
              <w:rPr>
                <w:rFonts w:eastAsia="Roboto" w:cstheme="minorHAnsi"/>
                <w:color w:val="000000" w:themeColor="text1"/>
              </w:rPr>
            </w:pPr>
            <w:r w:rsidRPr="00180C4C">
              <w:rPr>
                <w:rFonts w:eastAsia="Roboto" w:cstheme="minorHAnsi"/>
                <w:b w:val="0"/>
                <w:bCs w:val="0"/>
                <w:color w:val="000000" w:themeColor="text1"/>
              </w:rPr>
              <w:t>31</w:t>
            </w:r>
          </w:p>
        </w:tc>
        <w:tc>
          <w:tcPr>
            <w:tcW w:w="5370" w:type="dxa"/>
            <w:tcMar>
              <w:left w:w="105" w:type="dxa"/>
              <w:right w:w="105" w:type="dxa"/>
            </w:tcMar>
          </w:tcPr>
          <w:p w:rsidRPr="00180C4C" w:rsidR="0263577E" w:rsidP="0263577E" w:rsidRDefault="0263577E" w14:paraId="772A90B3" w14:textId="09069C6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Ampliar a capacidade da Guarda Civil Metropolitana (GCM) para a realização de ações protetivas para 2.500 mulheres vítimas de violência/ano.</w:t>
            </w:r>
          </w:p>
        </w:tc>
        <w:tc>
          <w:tcPr>
            <w:tcW w:w="2520" w:type="dxa"/>
            <w:tcMar>
              <w:left w:w="105" w:type="dxa"/>
              <w:right w:w="105" w:type="dxa"/>
            </w:tcMar>
          </w:tcPr>
          <w:p w:rsidRPr="00180C4C" w:rsidR="0263577E" w:rsidP="0263577E" w:rsidRDefault="0263577E" w14:paraId="04FF0304" w14:textId="19316C4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SMSU</w:t>
            </w:r>
          </w:p>
        </w:tc>
      </w:tr>
      <w:tr w:rsidRPr="00180C4C" w:rsidR="0263577E" w:rsidTr="0263577E" w14:paraId="7B4ACEB5"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00FFD00B" w14:textId="6AC0F454">
            <w:pPr>
              <w:spacing w:after="200" w:line="276" w:lineRule="auto"/>
              <w:rPr>
                <w:rFonts w:eastAsia="Roboto" w:cstheme="minorHAnsi"/>
                <w:color w:val="000000" w:themeColor="text1"/>
              </w:rPr>
            </w:pPr>
            <w:r w:rsidRPr="00180C4C">
              <w:rPr>
                <w:rFonts w:eastAsia="Roboto" w:cstheme="minorHAnsi"/>
                <w:b w:val="0"/>
                <w:bCs w:val="0"/>
                <w:color w:val="000000" w:themeColor="text1"/>
              </w:rPr>
              <w:t>39</w:t>
            </w:r>
          </w:p>
        </w:tc>
        <w:tc>
          <w:tcPr>
            <w:tcW w:w="5370" w:type="dxa"/>
            <w:tcMar>
              <w:left w:w="105" w:type="dxa"/>
              <w:right w:w="105" w:type="dxa"/>
            </w:tcMar>
          </w:tcPr>
          <w:p w:rsidRPr="00180C4C" w:rsidR="0263577E" w:rsidP="0263577E" w:rsidRDefault="0263577E" w14:paraId="7EC5EC70" w14:textId="1CC581A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Reduzir o índice de mortes no trânsito para 4,5 por 100 mil habitantes.</w:t>
            </w:r>
          </w:p>
        </w:tc>
        <w:tc>
          <w:tcPr>
            <w:tcW w:w="2520" w:type="dxa"/>
            <w:tcMar>
              <w:left w:w="105" w:type="dxa"/>
              <w:right w:w="105" w:type="dxa"/>
            </w:tcMar>
          </w:tcPr>
          <w:p w:rsidRPr="00180C4C" w:rsidR="0263577E" w:rsidP="0263577E" w:rsidRDefault="0263577E" w14:paraId="000BE62C" w14:textId="74194DCA">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1F957E5B"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5DF59B9B" w14:textId="1E2CAF75">
            <w:pPr>
              <w:spacing w:after="200" w:line="276" w:lineRule="auto"/>
              <w:rPr>
                <w:rFonts w:eastAsia="Roboto" w:cstheme="minorHAnsi"/>
                <w:color w:val="000000" w:themeColor="text1"/>
              </w:rPr>
            </w:pPr>
            <w:r w:rsidRPr="00180C4C">
              <w:rPr>
                <w:rFonts w:eastAsia="Roboto" w:cstheme="minorHAnsi"/>
                <w:b w:val="0"/>
                <w:bCs w:val="0"/>
                <w:color w:val="000000" w:themeColor="text1"/>
              </w:rPr>
              <w:t>50</w:t>
            </w:r>
          </w:p>
        </w:tc>
        <w:tc>
          <w:tcPr>
            <w:tcW w:w="5370" w:type="dxa"/>
            <w:tcMar>
              <w:left w:w="105" w:type="dxa"/>
              <w:right w:w="105" w:type="dxa"/>
            </w:tcMar>
          </w:tcPr>
          <w:p w:rsidRPr="00180C4C" w:rsidR="0263577E" w:rsidP="0263577E" w:rsidRDefault="0263577E" w14:paraId="7C8698B7" w14:textId="2D25292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Garantir que 100% dos ônibus estejam equipados com acesso à internet sem fio e tomadas USB para recarga de dispositivos móveis e que ao menos 20% da frota seja composta por ônibus elétricos</w:t>
            </w:r>
          </w:p>
        </w:tc>
        <w:tc>
          <w:tcPr>
            <w:tcW w:w="2520" w:type="dxa"/>
            <w:tcMar>
              <w:left w:w="105" w:type="dxa"/>
              <w:right w:w="105" w:type="dxa"/>
            </w:tcMar>
          </w:tcPr>
          <w:p w:rsidRPr="00180C4C" w:rsidR="0263577E" w:rsidP="0263577E" w:rsidRDefault="0263577E" w14:paraId="4B34F739" w14:textId="3D15923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3F766FB7"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31B23EBE" w14:textId="2E44673D">
            <w:pPr>
              <w:spacing w:after="200" w:line="276" w:lineRule="auto"/>
              <w:rPr>
                <w:rFonts w:eastAsia="Roboto" w:cstheme="minorHAnsi"/>
                <w:color w:val="000000" w:themeColor="text1"/>
              </w:rPr>
            </w:pPr>
            <w:r w:rsidRPr="00180C4C">
              <w:rPr>
                <w:rFonts w:eastAsia="Roboto" w:cstheme="minorHAnsi"/>
                <w:b w:val="0"/>
                <w:bCs w:val="0"/>
                <w:color w:val="000000" w:themeColor="text1"/>
              </w:rPr>
              <w:t>66</w:t>
            </w:r>
          </w:p>
        </w:tc>
        <w:tc>
          <w:tcPr>
            <w:tcW w:w="5370" w:type="dxa"/>
            <w:tcMar>
              <w:left w:w="105" w:type="dxa"/>
              <w:right w:w="105" w:type="dxa"/>
            </w:tcMar>
          </w:tcPr>
          <w:p w:rsidRPr="00180C4C" w:rsidR="0263577E" w:rsidP="0263577E" w:rsidRDefault="0263577E" w14:paraId="52E7BDE5" w14:textId="05701BB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Garantir a capacidade de atendimento e destinação adequada de 25 mil animais silvestres resgatados, apreendidos ou recebidos na cidade de São Paulo.</w:t>
            </w:r>
          </w:p>
        </w:tc>
        <w:tc>
          <w:tcPr>
            <w:tcW w:w="2520" w:type="dxa"/>
            <w:tcMar>
              <w:left w:w="105" w:type="dxa"/>
              <w:right w:w="105" w:type="dxa"/>
            </w:tcMar>
          </w:tcPr>
          <w:p w:rsidRPr="00180C4C" w:rsidR="0263577E" w:rsidP="0263577E" w:rsidRDefault="0263577E" w14:paraId="06AFE7E3" w14:textId="1382DFC2">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SVMA</w:t>
            </w:r>
          </w:p>
        </w:tc>
      </w:tr>
      <w:tr w:rsidRPr="00180C4C" w:rsidR="0263577E" w:rsidTr="0263577E" w14:paraId="04D7DB49"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51411050" w14:textId="6EE17F80">
            <w:pPr>
              <w:spacing w:after="200" w:line="276" w:lineRule="auto"/>
              <w:rPr>
                <w:rFonts w:eastAsia="Roboto" w:cstheme="minorHAnsi"/>
                <w:color w:val="000000" w:themeColor="text1"/>
              </w:rPr>
            </w:pPr>
            <w:r w:rsidRPr="00180C4C">
              <w:rPr>
                <w:rFonts w:eastAsia="Roboto" w:cstheme="minorHAnsi"/>
                <w:b w:val="0"/>
                <w:bCs w:val="0"/>
                <w:color w:val="000000" w:themeColor="text1"/>
              </w:rPr>
              <w:t>68</w:t>
            </w:r>
          </w:p>
        </w:tc>
        <w:tc>
          <w:tcPr>
            <w:tcW w:w="5370" w:type="dxa"/>
            <w:tcMar>
              <w:left w:w="105" w:type="dxa"/>
              <w:right w:w="105" w:type="dxa"/>
            </w:tcMar>
          </w:tcPr>
          <w:p w:rsidRPr="00180C4C" w:rsidR="0263577E" w:rsidP="0263577E" w:rsidRDefault="0263577E" w14:paraId="0D19163E" w14:textId="33EA5B6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Atingir 100% de cumprimento das metas individuais de redução da emissão de poluentes e gases de efeito estufa pela frota de ônibus do transporte público municipal.</w:t>
            </w:r>
          </w:p>
        </w:tc>
        <w:tc>
          <w:tcPr>
            <w:tcW w:w="2520" w:type="dxa"/>
            <w:tcMar>
              <w:left w:w="105" w:type="dxa"/>
              <w:right w:w="105" w:type="dxa"/>
            </w:tcMar>
          </w:tcPr>
          <w:p w:rsidRPr="00180C4C" w:rsidR="0263577E" w:rsidP="0263577E" w:rsidRDefault="0263577E" w14:paraId="4FF43C04" w14:textId="04FADBD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SMT, SVMA, SGM</w:t>
            </w:r>
          </w:p>
        </w:tc>
      </w:tr>
      <w:tr w:rsidRPr="00180C4C" w:rsidR="0263577E" w:rsidTr="0263577E" w14:paraId="36950E1A"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6DF9A5F1" w14:textId="69BA1415">
            <w:pPr>
              <w:spacing w:after="200" w:line="276" w:lineRule="auto"/>
              <w:rPr>
                <w:rFonts w:eastAsia="Roboto" w:cstheme="minorHAnsi"/>
                <w:color w:val="000000" w:themeColor="text1"/>
              </w:rPr>
            </w:pPr>
            <w:r w:rsidRPr="00180C4C">
              <w:rPr>
                <w:rFonts w:eastAsia="Roboto" w:cstheme="minorHAnsi"/>
                <w:b w:val="0"/>
                <w:bCs w:val="0"/>
                <w:color w:val="000000" w:themeColor="text1"/>
              </w:rPr>
              <w:t>69</w:t>
            </w:r>
          </w:p>
        </w:tc>
        <w:tc>
          <w:tcPr>
            <w:tcW w:w="5370" w:type="dxa"/>
            <w:tcMar>
              <w:left w:w="105" w:type="dxa"/>
              <w:right w:w="105" w:type="dxa"/>
            </w:tcMar>
          </w:tcPr>
          <w:p w:rsidRPr="00180C4C" w:rsidR="0263577E" w:rsidP="0263577E" w:rsidRDefault="0263577E" w14:paraId="1DA26F9B" w14:textId="287CB469">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Reduzir em 600 mil toneladas a quantidade de resíduos enviados aos aterros entre 2021 e 2024.</w:t>
            </w:r>
          </w:p>
        </w:tc>
        <w:tc>
          <w:tcPr>
            <w:tcW w:w="2520" w:type="dxa"/>
            <w:tcMar>
              <w:left w:w="105" w:type="dxa"/>
              <w:right w:w="105" w:type="dxa"/>
            </w:tcMar>
          </w:tcPr>
          <w:p w:rsidRPr="00180C4C" w:rsidR="0263577E" w:rsidP="0263577E" w:rsidRDefault="0263577E" w14:paraId="294FB2C8" w14:textId="2C9486C2">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SMSUB</w:t>
            </w:r>
          </w:p>
        </w:tc>
      </w:tr>
      <w:tr w:rsidRPr="00180C4C" w:rsidR="0263577E" w:rsidTr="0263577E" w14:paraId="43410FE2"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49C9CE44" w14:textId="23D16E82">
            <w:pPr>
              <w:spacing w:after="200" w:line="276" w:lineRule="auto"/>
              <w:rPr>
                <w:rFonts w:eastAsia="Roboto" w:cstheme="minorHAnsi"/>
                <w:color w:val="000000" w:themeColor="text1"/>
              </w:rPr>
            </w:pPr>
            <w:r w:rsidRPr="00180C4C">
              <w:rPr>
                <w:rFonts w:eastAsia="Roboto" w:cstheme="minorHAnsi"/>
                <w:b w:val="0"/>
                <w:bCs w:val="0"/>
                <w:color w:val="000000" w:themeColor="text1"/>
              </w:rPr>
              <w:t>70</w:t>
            </w:r>
          </w:p>
        </w:tc>
        <w:tc>
          <w:tcPr>
            <w:tcW w:w="5370" w:type="dxa"/>
            <w:tcMar>
              <w:left w:w="105" w:type="dxa"/>
              <w:right w:w="105" w:type="dxa"/>
            </w:tcMar>
          </w:tcPr>
          <w:p w:rsidRPr="00180C4C" w:rsidR="0263577E" w:rsidP="0263577E" w:rsidRDefault="0263577E" w14:paraId="47D984FB" w14:textId="02DFAA3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Realizar 150 ações de projeção internacional que posicionem São Paulo como cidade global e sustentável e que possibilitem acordos de cooperação internacional.</w:t>
            </w:r>
          </w:p>
        </w:tc>
        <w:tc>
          <w:tcPr>
            <w:tcW w:w="2520" w:type="dxa"/>
            <w:tcMar>
              <w:left w:w="105" w:type="dxa"/>
              <w:right w:w="105" w:type="dxa"/>
            </w:tcMar>
          </w:tcPr>
          <w:p w:rsidRPr="00180C4C" w:rsidR="0263577E" w:rsidP="0263577E" w:rsidRDefault="0263577E" w14:paraId="3B026251" w14:textId="432D9ED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SMRI</w:t>
            </w:r>
          </w:p>
        </w:tc>
      </w:tr>
      <w:tr w:rsidRPr="00180C4C" w:rsidR="0263577E" w:rsidTr="0263577E" w14:paraId="0AFF9EFF"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710FEF85" w14:textId="14B97E87">
            <w:pPr>
              <w:spacing w:after="200" w:line="276" w:lineRule="auto"/>
              <w:rPr>
                <w:rFonts w:eastAsia="Roboto" w:cstheme="minorHAnsi"/>
                <w:color w:val="000000" w:themeColor="text1"/>
              </w:rPr>
            </w:pPr>
            <w:r w:rsidRPr="00180C4C">
              <w:rPr>
                <w:rFonts w:eastAsia="Roboto" w:cstheme="minorHAnsi"/>
                <w:b w:val="0"/>
                <w:bCs w:val="0"/>
                <w:color w:val="000000" w:themeColor="text1"/>
              </w:rPr>
              <w:t>71</w:t>
            </w:r>
          </w:p>
        </w:tc>
        <w:tc>
          <w:tcPr>
            <w:tcW w:w="5370" w:type="dxa"/>
            <w:tcMar>
              <w:left w:w="105" w:type="dxa"/>
              <w:right w:w="105" w:type="dxa"/>
            </w:tcMar>
          </w:tcPr>
          <w:p w:rsidRPr="00180C4C" w:rsidR="0263577E" w:rsidP="0263577E" w:rsidRDefault="0263577E" w14:paraId="0D4D264D" w14:textId="0DC5D1E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Implementar 60% do Plano de Turismo Municipal - Perspectiva 2030.</w:t>
            </w:r>
          </w:p>
        </w:tc>
        <w:tc>
          <w:tcPr>
            <w:tcW w:w="2520" w:type="dxa"/>
            <w:tcMar>
              <w:left w:w="105" w:type="dxa"/>
              <w:right w:w="105" w:type="dxa"/>
            </w:tcMar>
          </w:tcPr>
          <w:p w:rsidRPr="00180C4C" w:rsidR="0263577E" w:rsidP="0263577E" w:rsidRDefault="0263577E" w14:paraId="0928A171" w14:textId="4ED47F4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SMDET</w:t>
            </w:r>
          </w:p>
        </w:tc>
      </w:tr>
      <w:tr w:rsidRPr="00180C4C" w:rsidR="0263577E" w:rsidTr="0263577E" w14:paraId="40207013"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3A004045" w14:textId="341DE810">
            <w:pPr>
              <w:spacing w:after="200" w:line="276" w:lineRule="auto"/>
              <w:rPr>
                <w:rFonts w:eastAsia="Roboto" w:cstheme="minorHAnsi"/>
                <w:color w:val="000000" w:themeColor="text1"/>
              </w:rPr>
            </w:pPr>
            <w:r w:rsidRPr="00180C4C">
              <w:rPr>
                <w:rFonts w:eastAsia="Roboto" w:cstheme="minorHAnsi"/>
                <w:b w:val="0"/>
                <w:bCs w:val="0"/>
                <w:color w:val="000000" w:themeColor="text1"/>
              </w:rPr>
              <w:t>73</w:t>
            </w:r>
          </w:p>
        </w:tc>
        <w:tc>
          <w:tcPr>
            <w:tcW w:w="5370" w:type="dxa"/>
            <w:tcMar>
              <w:left w:w="105" w:type="dxa"/>
              <w:right w:w="105" w:type="dxa"/>
            </w:tcMar>
          </w:tcPr>
          <w:p w:rsidRPr="00180C4C" w:rsidR="0263577E" w:rsidP="0263577E" w:rsidRDefault="0263577E" w14:paraId="138EE43D" w14:textId="59E79AE1">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Atrair R$ 13 bilhões em investimentos para a cidade.</w:t>
            </w:r>
          </w:p>
        </w:tc>
        <w:tc>
          <w:tcPr>
            <w:tcW w:w="2520" w:type="dxa"/>
            <w:tcMar>
              <w:left w:w="105" w:type="dxa"/>
              <w:right w:w="105" w:type="dxa"/>
            </w:tcMar>
          </w:tcPr>
          <w:p w:rsidRPr="00180C4C" w:rsidR="0263577E" w:rsidP="0263577E" w:rsidRDefault="0263577E" w14:paraId="6F1926FF" w14:textId="20C0A38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SGM, SMDET</w:t>
            </w:r>
          </w:p>
        </w:tc>
      </w:tr>
      <w:tr w:rsidRPr="00180C4C" w:rsidR="0263577E" w:rsidTr="0263577E" w14:paraId="4573211F"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74B7CC3A" w14:textId="0081721D">
            <w:pPr>
              <w:spacing w:after="200" w:line="276" w:lineRule="auto"/>
              <w:rPr>
                <w:rFonts w:eastAsia="Roboto" w:cstheme="minorHAnsi"/>
                <w:color w:val="000000" w:themeColor="text1"/>
              </w:rPr>
            </w:pPr>
            <w:r w:rsidRPr="00180C4C">
              <w:rPr>
                <w:rFonts w:eastAsia="Roboto" w:cstheme="minorHAnsi"/>
                <w:b w:val="0"/>
                <w:bCs w:val="0"/>
                <w:color w:val="000000" w:themeColor="text1"/>
              </w:rPr>
              <w:t>74</w:t>
            </w:r>
          </w:p>
        </w:tc>
        <w:tc>
          <w:tcPr>
            <w:tcW w:w="5370" w:type="dxa"/>
            <w:tcMar>
              <w:left w:w="105" w:type="dxa"/>
              <w:right w:w="105" w:type="dxa"/>
            </w:tcMar>
          </w:tcPr>
          <w:p w:rsidRPr="00180C4C" w:rsidR="0263577E" w:rsidP="0263577E" w:rsidRDefault="0263577E" w14:paraId="0AC6840C" w14:textId="6D9E9B6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Atingir a arrecadação de R$ 9 bi entre 2021 e 2024.</w:t>
            </w:r>
          </w:p>
        </w:tc>
        <w:tc>
          <w:tcPr>
            <w:tcW w:w="2520" w:type="dxa"/>
            <w:tcMar>
              <w:left w:w="105" w:type="dxa"/>
              <w:right w:w="105" w:type="dxa"/>
            </w:tcMar>
          </w:tcPr>
          <w:p w:rsidRPr="00180C4C" w:rsidR="0263577E" w:rsidP="0263577E" w:rsidRDefault="0263577E" w14:paraId="706C9B0D" w14:textId="3FACCD8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PGM</w:t>
            </w:r>
          </w:p>
        </w:tc>
      </w:tr>
      <w:tr w:rsidRPr="00180C4C" w:rsidR="0263577E" w:rsidTr="0263577E" w14:paraId="736CB5EC"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288D56FC" w14:textId="351B2F19">
            <w:pPr>
              <w:spacing w:after="200" w:line="276" w:lineRule="auto"/>
              <w:rPr>
                <w:rFonts w:eastAsia="Roboto" w:cstheme="minorHAnsi"/>
                <w:color w:val="000000" w:themeColor="text1"/>
              </w:rPr>
            </w:pPr>
            <w:r w:rsidRPr="00180C4C">
              <w:rPr>
                <w:rFonts w:eastAsia="Roboto" w:cstheme="minorHAnsi"/>
                <w:b w:val="0"/>
                <w:bCs w:val="0"/>
                <w:color w:val="000000" w:themeColor="text1"/>
              </w:rPr>
              <w:t>75</w:t>
            </w:r>
          </w:p>
        </w:tc>
        <w:tc>
          <w:tcPr>
            <w:tcW w:w="5370" w:type="dxa"/>
            <w:tcMar>
              <w:left w:w="105" w:type="dxa"/>
              <w:right w:w="105" w:type="dxa"/>
            </w:tcMar>
          </w:tcPr>
          <w:p w:rsidRPr="00180C4C" w:rsidR="0263577E" w:rsidP="0263577E" w:rsidRDefault="0263577E" w14:paraId="2CEC3F76" w14:textId="6F339E2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Alcançar 7,37 pontos no Índice de Integridade da Administração Direta da PMSP.</w:t>
            </w:r>
          </w:p>
        </w:tc>
        <w:tc>
          <w:tcPr>
            <w:tcW w:w="2520" w:type="dxa"/>
            <w:tcMar>
              <w:left w:w="105" w:type="dxa"/>
              <w:right w:w="105" w:type="dxa"/>
            </w:tcMar>
          </w:tcPr>
          <w:p w:rsidRPr="00180C4C" w:rsidR="0263577E" w:rsidP="0263577E" w:rsidRDefault="0263577E" w14:paraId="5383AF86" w14:textId="3968B59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CGM</w:t>
            </w:r>
          </w:p>
        </w:tc>
      </w:tr>
      <w:tr w:rsidRPr="00180C4C" w:rsidR="0263577E" w:rsidTr="0263577E" w14:paraId="7505AD86" w14:textId="77777777">
        <w:trPr>
          <w:trHeight w:val="30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454C7944" w14:textId="2C398BF5">
            <w:pPr>
              <w:spacing w:after="200" w:line="276" w:lineRule="auto"/>
              <w:rPr>
                <w:rFonts w:eastAsia="Roboto" w:cstheme="minorHAnsi"/>
                <w:color w:val="000000" w:themeColor="text1"/>
              </w:rPr>
            </w:pPr>
            <w:r w:rsidRPr="00180C4C">
              <w:rPr>
                <w:rFonts w:eastAsia="Roboto" w:cstheme="minorHAnsi"/>
                <w:b w:val="0"/>
                <w:bCs w:val="0"/>
                <w:color w:val="000000" w:themeColor="text1"/>
              </w:rPr>
              <w:t>76</w:t>
            </w:r>
          </w:p>
        </w:tc>
        <w:tc>
          <w:tcPr>
            <w:tcW w:w="5370" w:type="dxa"/>
            <w:tcMar>
              <w:left w:w="105" w:type="dxa"/>
              <w:right w:w="105" w:type="dxa"/>
            </w:tcMar>
          </w:tcPr>
          <w:p w:rsidRPr="00180C4C" w:rsidR="0263577E" w:rsidP="0263577E" w:rsidRDefault="0263577E" w14:paraId="13BD7E88" w14:textId="7B82E6A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Implantar o Portal Único de Licenciamento da cidade de São Paulo.</w:t>
            </w:r>
          </w:p>
        </w:tc>
        <w:tc>
          <w:tcPr>
            <w:tcW w:w="2520" w:type="dxa"/>
            <w:tcMar>
              <w:left w:w="105" w:type="dxa"/>
              <w:right w:w="105" w:type="dxa"/>
            </w:tcMar>
          </w:tcPr>
          <w:p w:rsidRPr="00180C4C" w:rsidR="0263577E" w:rsidP="0263577E" w:rsidRDefault="0263577E" w14:paraId="01435EE4" w14:textId="023C4F1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SMUL, SVMA, SMSUB</w:t>
            </w:r>
          </w:p>
        </w:tc>
      </w:tr>
      <w:tr w:rsidRPr="00180C4C" w:rsidR="0263577E" w:rsidTr="0263577E" w14:paraId="1051BA2D" w14:textId="77777777">
        <w:trPr>
          <w:trHeight w:val="360"/>
        </w:trPr>
        <w:tc>
          <w:tcPr>
            <w:cnfStyle w:val="001000000000" w:firstRow="0" w:lastRow="0" w:firstColumn="1" w:lastColumn="0" w:oddVBand="0" w:evenVBand="0" w:oddHBand="0" w:evenHBand="0" w:firstRowFirstColumn="0" w:firstRowLastColumn="0" w:lastRowFirstColumn="0" w:lastRowLastColumn="0"/>
            <w:tcW w:w="585" w:type="dxa"/>
            <w:tcMar>
              <w:left w:w="105" w:type="dxa"/>
              <w:right w:w="105" w:type="dxa"/>
            </w:tcMar>
          </w:tcPr>
          <w:p w:rsidRPr="00180C4C" w:rsidR="0263577E" w:rsidP="0263577E" w:rsidRDefault="0263577E" w14:paraId="461145F8" w14:textId="6F1C668A">
            <w:pPr>
              <w:spacing w:after="200" w:line="276" w:lineRule="auto"/>
              <w:rPr>
                <w:rFonts w:eastAsia="Roboto" w:cstheme="minorHAnsi"/>
                <w:color w:val="000000" w:themeColor="text1"/>
              </w:rPr>
            </w:pPr>
            <w:r w:rsidRPr="00180C4C">
              <w:rPr>
                <w:rFonts w:eastAsia="Roboto" w:cstheme="minorHAnsi"/>
                <w:b w:val="0"/>
                <w:bCs w:val="0"/>
                <w:color w:val="000000" w:themeColor="text1"/>
              </w:rPr>
              <w:lastRenderedPageBreak/>
              <w:t>77</w:t>
            </w:r>
          </w:p>
        </w:tc>
        <w:tc>
          <w:tcPr>
            <w:tcW w:w="5370" w:type="dxa"/>
            <w:tcMar>
              <w:left w:w="105" w:type="dxa"/>
              <w:right w:w="105" w:type="dxa"/>
            </w:tcMar>
          </w:tcPr>
          <w:p w:rsidRPr="00180C4C" w:rsidR="0263577E" w:rsidP="0263577E" w:rsidRDefault="0263577E" w14:paraId="660D95B5" w14:textId="51902EB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Criar o Sistema Municipal de Cidadania Fiscal.</w:t>
            </w:r>
          </w:p>
        </w:tc>
        <w:tc>
          <w:tcPr>
            <w:tcW w:w="2520" w:type="dxa"/>
            <w:tcMar>
              <w:left w:w="105" w:type="dxa"/>
              <w:right w:w="105" w:type="dxa"/>
            </w:tcMar>
          </w:tcPr>
          <w:p w:rsidRPr="00180C4C" w:rsidR="0263577E" w:rsidP="0263577E" w:rsidRDefault="0263577E" w14:paraId="78CE2653" w14:textId="33E45FE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SF, PGM</w:t>
            </w:r>
          </w:p>
        </w:tc>
      </w:tr>
    </w:tbl>
    <w:p w:rsidRPr="00180C4C" w:rsidR="2F15AE8C" w:rsidP="0263577E" w:rsidRDefault="2F15AE8C" w14:paraId="1B35C4E0" w14:textId="06D18AB5">
      <w:pPr>
        <w:spacing w:after="200" w:line="276" w:lineRule="auto"/>
        <w:jc w:val="both"/>
        <w:rPr>
          <w:rFonts w:eastAsia="Roboto" w:cstheme="minorHAnsi"/>
          <w:color w:val="000000" w:themeColor="text1"/>
          <w:sz w:val="24"/>
          <w:szCs w:val="24"/>
        </w:rPr>
      </w:pPr>
    </w:p>
    <w:p w:rsidRPr="00180C4C" w:rsidR="2F15AE8C" w:rsidP="0263577E" w:rsidRDefault="41869BA6" w14:paraId="26FF61D8" w14:textId="7ABCA166">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respeito das metas acima listadas, parte poderia ter seus beneficiários regionalmente mapeados, como, por exemplo, a Meta 1 ou a Meta 20. Contudo, não há despesa regionalmente distribuída em proporção a seus benefícios, foco do índice.</w:t>
      </w:r>
    </w:p>
    <w:p w:rsidRPr="00180C4C" w:rsidR="2F15AE8C" w:rsidP="00E64E85" w:rsidRDefault="41869BA6" w14:paraId="63DC68D4" w14:textId="55DC9F66">
      <w:pPr>
        <w:rPr>
          <w:rFonts w:cstheme="minorHAnsi"/>
          <w:b/>
          <w:bCs/>
        </w:rPr>
      </w:pPr>
      <w:r w:rsidRPr="00180C4C">
        <w:rPr>
          <w:rFonts w:cstheme="minorHAnsi"/>
          <w:b/>
          <w:bCs/>
        </w:rPr>
        <w:t>3.2. Metas regionalizáveis não consideradas:</w:t>
      </w: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405"/>
        <w:gridCol w:w="5550"/>
        <w:gridCol w:w="2520"/>
      </w:tblGrid>
      <w:tr w:rsidRPr="00180C4C" w:rsidR="0263577E" w:rsidTr="68321494" w14:paraId="2FF2D186" w14:textId="77777777">
        <w:trPr>
          <w:trHeight w:val="750"/>
        </w:trPr>
        <w:tc>
          <w:tcPr>
            <w:cnfStyle w:val="001000000000" w:firstRow="0" w:lastRow="0" w:firstColumn="1" w:lastColumn="0" w:oddVBand="0" w:evenVBand="0" w:oddHBand="0" w:evenHBand="0" w:firstRowFirstColumn="0" w:firstRowLastColumn="0" w:lastRowFirstColumn="0" w:lastRowLastColumn="0"/>
            <w:tcW w:w="405" w:type="dxa"/>
            <w:tcMar>
              <w:left w:w="105" w:type="dxa"/>
              <w:right w:w="105" w:type="dxa"/>
            </w:tcMar>
          </w:tcPr>
          <w:p w:rsidRPr="00180C4C" w:rsidR="0263577E" w:rsidP="0263577E" w:rsidRDefault="0263577E" w14:paraId="017BFE98" w14:textId="4C2A57CC">
            <w:pPr>
              <w:spacing w:after="200" w:line="276" w:lineRule="auto"/>
              <w:rPr>
                <w:rFonts w:eastAsia="Roboto" w:cstheme="minorHAnsi"/>
                <w:color w:val="000000" w:themeColor="text1"/>
              </w:rPr>
            </w:pPr>
            <w:r w:rsidRPr="00180C4C">
              <w:rPr>
                <w:rFonts w:eastAsia="Roboto" w:cstheme="minorHAnsi"/>
                <w:b w:val="0"/>
                <w:bCs w:val="0"/>
                <w:color w:val="000000" w:themeColor="text1"/>
              </w:rPr>
              <w:t>2</w:t>
            </w:r>
          </w:p>
        </w:tc>
        <w:tc>
          <w:tcPr>
            <w:cnfStyle w:val="000000000000" w:firstRow="0" w:lastRow="0" w:firstColumn="0" w:lastColumn="0" w:oddVBand="0" w:evenVBand="0" w:oddHBand="0" w:evenHBand="0" w:firstRowFirstColumn="0" w:firstRowLastColumn="0" w:lastRowFirstColumn="0" w:lastRowLastColumn="0"/>
            <w:tcW w:w="5550" w:type="dxa"/>
            <w:tcMar>
              <w:left w:w="105" w:type="dxa"/>
              <w:right w:w="105" w:type="dxa"/>
            </w:tcMar>
          </w:tcPr>
          <w:p w:rsidRPr="00180C4C" w:rsidR="0263577E" w:rsidP="0263577E" w:rsidRDefault="0263577E" w14:paraId="122E5258" w14:textId="04F3D0E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Implantar o Prontuário Eletrônico em 100% das UBS do Município.</w:t>
            </w:r>
          </w:p>
        </w:tc>
        <w:tc>
          <w:tcPr>
            <w:cnfStyle w:val="000000000000" w:firstRow="0" w:lastRow="0" w:firstColumn="0" w:lastColumn="0" w:oddVBand="0" w:evenVBand="0" w:oddHBand="0" w:evenHBand="0" w:firstRowFirstColumn="0" w:firstRowLastColumn="0" w:lastRowFirstColumn="0" w:lastRowLastColumn="0"/>
            <w:tcW w:w="2520" w:type="dxa"/>
            <w:tcMar>
              <w:left w:w="105" w:type="dxa"/>
              <w:right w:w="105" w:type="dxa"/>
            </w:tcMar>
          </w:tcPr>
          <w:p w:rsidRPr="00180C4C" w:rsidR="0263577E" w:rsidP="0263577E" w:rsidRDefault="0263577E" w14:paraId="772F6448" w14:textId="07CF1F6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SMS</w:t>
            </w:r>
          </w:p>
        </w:tc>
      </w:tr>
    </w:tbl>
    <w:p w:rsidRPr="00180C4C" w:rsidR="2F15AE8C" w:rsidP="0263577E" w:rsidRDefault="2F15AE8C" w14:paraId="7612048B" w14:textId="66D679EC">
      <w:pPr>
        <w:spacing w:after="200" w:line="276" w:lineRule="auto"/>
        <w:rPr>
          <w:rFonts w:eastAsia="Roboto" w:cstheme="minorHAnsi"/>
          <w:color w:val="000000" w:themeColor="text1"/>
        </w:rPr>
      </w:pPr>
    </w:p>
    <w:p w:rsidRPr="00180C4C" w:rsidR="2F15AE8C" w:rsidP="0263577E" w:rsidRDefault="41869BA6" w14:paraId="24CA2684" w14:textId="13A54BA0">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Embora seja possível regionalizar o investimento necessário, o mote desta ação é a universalização do prontuário eletrônico. Assim, a lógica do gasto é proporcional à atual distribuição das UBS.</w:t>
      </w:r>
    </w:p>
    <w:p w:rsidRPr="00180C4C" w:rsidR="2F15AE8C" w:rsidP="0263577E" w:rsidRDefault="2F15AE8C" w14:paraId="2AF09AA5" w14:textId="6A6C623C">
      <w:pPr>
        <w:spacing w:after="200" w:line="276" w:lineRule="auto"/>
        <w:jc w:val="both"/>
        <w:rPr>
          <w:rFonts w:eastAsia="Roboto" w:cstheme="minorHAnsi"/>
          <w:color w:val="000000" w:themeColor="text1"/>
          <w:sz w:val="24"/>
          <w:szCs w:val="24"/>
        </w:rPr>
      </w:pP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40"/>
        <w:gridCol w:w="5400"/>
        <w:gridCol w:w="2520"/>
      </w:tblGrid>
      <w:tr w:rsidRPr="00180C4C" w:rsidR="0263577E" w:rsidTr="0263577E" w14:paraId="7C1C1CF7" w14:textId="77777777">
        <w:trPr>
          <w:trHeight w:val="300"/>
        </w:trPr>
        <w:tc>
          <w:tcPr>
            <w:tcW w:w="540" w:type="dxa"/>
            <w:tcMar>
              <w:left w:w="105" w:type="dxa"/>
              <w:right w:w="105" w:type="dxa"/>
            </w:tcMar>
          </w:tcPr>
          <w:p w:rsidRPr="00180C4C" w:rsidR="0263577E" w:rsidP="0263577E" w:rsidRDefault="0263577E" w14:paraId="64FCCE9D" w14:textId="55B90366">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15</w:t>
            </w:r>
          </w:p>
        </w:tc>
        <w:tc>
          <w:tcPr>
            <w:tcW w:w="5400" w:type="dxa"/>
            <w:tcMar>
              <w:left w:w="105" w:type="dxa"/>
              <w:right w:w="105" w:type="dxa"/>
            </w:tcMar>
          </w:tcPr>
          <w:p w:rsidRPr="00180C4C" w:rsidR="0263577E" w:rsidP="0263577E" w:rsidRDefault="0263577E" w14:paraId="50B4FA18" w14:textId="1DB9C264">
            <w:pPr>
              <w:spacing w:after="200" w:line="276" w:lineRule="auto"/>
              <w:rPr>
                <w:rFonts w:eastAsia="Roboto" w:cstheme="minorHAnsi"/>
                <w:color w:val="000000" w:themeColor="text1"/>
              </w:rPr>
            </w:pPr>
            <w:r w:rsidRPr="00180C4C">
              <w:rPr>
                <w:rFonts w:eastAsia="Roboto" w:cstheme="minorHAnsi"/>
                <w:color w:val="000000" w:themeColor="text1"/>
              </w:rPr>
              <w:t>Licenciar 300.000 moradias populares.</w:t>
            </w:r>
          </w:p>
        </w:tc>
        <w:tc>
          <w:tcPr>
            <w:tcW w:w="2520" w:type="dxa"/>
            <w:tcMar>
              <w:left w:w="105" w:type="dxa"/>
              <w:right w:w="105" w:type="dxa"/>
            </w:tcMar>
          </w:tcPr>
          <w:p w:rsidRPr="00180C4C" w:rsidR="0263577E" w:rsidP="0263577E" w:rsidRDefault="0263577E" w14:paraId="27051B0F" w14:textId="245967B7">
            <w:pPr>
              <w:spacing w:after="200" w:line="276" w:lineRule="auto"/>
              <w:rPr>
                <w:rFonts w:eastAsia="Roboto" w:cstheme="minorHAnsi"/>
                <w:color w:val="000000" w:themeColor="text1"/>
              </w:rPr>
            </w:pPr>
            <w:r w:rsidRPr="00180C4C">
              <w:rPr>
                <w:rFonts w:eastAsia="Roboto" w:cstheme="minorHAnsi"/>
                <w:color w:val="000000" w:themeColor="text1"/>
              </w:rPr>
              <w:t>SMUL</w:t>
            </w:r>
          </w:p>
        </w:tc>
      </w:tr>
    </w:tbl>
    <w:p w:rsidRPr="00180C4C" w:rsidR="2F15AE8C" w:rsidP="0263577E" w:rsidRDefault="2F15AE8C" w14:paraId="3DCEF626" w14:textId="1386BF05">
      <w:pPr>
        <w:spacing w:after="200" w:line="276" w:lineRule="auto"/>
        <w:rPr>
          <w:rFonts w:eastAsia="Roboto" w:cstheme="minorHAnsi"/>
          <w:color w:val="000000" w:themeColor="text1"/>
        </w:rPr>
      </w:pPr>
    </w:p>
    <w:p w:rsidRPr="00180C4C" w:rsidR="2F15AE8C" w:rsidP="0263577E" w:rsidRDefault="41869BA6" w14:paraId="0E271D1F" w14:textId="075340B7">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O licenciamento não se configura como despesa pública, e sua regionalização se dá com base na oferta do mercado popular de habitação.</w:t>
      </w:r>
    </w:p>
    <w:p w:rsidRPr="00180C4C" w:rsidR="2F15AE8C" w:rsidP="0263577E" w:rsidRDefault="2F15AE8C" w14:paraId="00CF509A" w14:textId="32616255">
      <w:pPr>
        <w:spacing w:after="200" w:line="276" w:lineRule="auto"/>
        <w:jc w:val="both"/>
        <w:rPr>
          <w:rFonts w:eastAsia="Roboto" w:cstheme="minorHAnsi"/>
          <w:color w:val="000000" w:themeColor="text1"/>
          <w:sz w:val="24"/>
          <w:szCs w:val="24"/>
        </w:rPr>
      </w:pP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495"/>
        <w:gridCol w:w="5445"/>
        <w:gridCol w:w="2520"/>
      </w:tblGrid>
      <w:tr w:rsidRPr="00180C4C" w:rsidR="0263577E" w:rsidTr="0263577E" w14:paraId="78A1BBDC" w14:textId="77777777">
        <w:trPr>
          <w:trHeight w:val="300"/>
        </w:trPr>
        <w:tc>
          <w:tcPr>
            <w:tcW w:w="495" w:type="dxa"/>
            <w:tcMar>
              <w:left w:w="105" w:type="dxa"/>
              <w:right w:w="105" w:type="dxa"/>
            </w:tcMar>
          </w:tcPr>
          <w:p w:rsidRPr="00180C4C" w:rsidR="0263577E" w:rsidP="0263577E" w:rsidRDefault="0263577E" w14:paraId="00908D7A" w14:textId="2C103707">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16</w:t>
            </w:r>
          </w:p>
        </w:tc>
        <w:tc>
          <w:tcPr>
            <w:tcW w:w="5445" w:type="dxa"/>
            <w:tcMar>
              <w:left w:w="105" w:type="dxa"/>
              <w:right w:w="105" w:type="dxa"/>
            </w:tcMar>
          </w:tcPr>
          <w:p w:rsidRPr="00180C4C" w:rsidR="0263577E" w:rsidP="0263577E" w:rsidRDefault="0263577E" w14:paraId="07DAE004" w14:textId="01A112CB">
            <w:pPr>
              <w:spacing w:after="200" w:line="276" w:lineRule="auto"/>
              <w:rPr>
                <w:rFonts w:eastAsia="Roboto" w:cstheme="minorHAnsi"/>
                <w:color w:val="000000" w:themeColor="text1"/>
              </w:rPr>
            </w:pPr>
            <w:r w:rsidRPr="00180C4C">
              <w:rPr>
                <w:rFonts w:eastAsia="Roboto" w:cstheme="minorHAnsi"/>
                <w:color w:val="000000" w:themeColor="text1"/>
              </w:rPr>
              <w:t>Criar o Programa Reencontro, com o reordenamento da rede e da metodologia de atendimento à população em situação de rua e a implantação de 30 novos serviços.</w:t>
            </w:r>
          </w:p>
        </w:tc>
        <w:tc>
          <w:tcPr>
            <w:tcW w:w="2520" w:type="dxa"/>
            <w:tcMar>
              <w:left w:w="105" w:type="dxa"/>
              <w:right w:w="105" w:type="dxa"/>
            </w:tcMar>
          </w:tcPr>
          <w:p w:rsidRPr="00180C4C" w:rsidR="0263577E" w:rsidP="0263577E" w:rsidRDefault="0263577E" w14:paraId="05ADAC78" w14:textId="6E8DF8DC">
            <w:pPr>
              <w:spacing w:after="200" w:line="276" w:lineRule="auto"/>
              <w:rPr>
                <w:rFonts w:eastAsia="Roboto" w:cstheme="minorHAnsi"/>
                <w:color w:val="000000" w:themeColor="text1"/>
              </w:rPr>
            </w:pPr>
            <w:r w:rsidRPr="00180C4C">
              <w:rPr>
                <w:rFonts w:eastAsia="Roboto" w:cstheme="minorHAnsi"/>
                <w:color w:val="000000" w:themeColor="text1"/>
              </w:rPr>
              <w:t>SMADS, SMDHC, SMS, SGM</w:t>
            </w:r>
          </w:p>
        </w:tc>
      </w:tr>
    </w:tbl>
    <w:p w:rsidRPr="00180C4C" w:rsidR="2F15AE8C" w:rsidP="0263577E" w:rsidRDefault="2F15AE8C" w14:paraId="7E697EB6" w14:textId="30BF1192">
      <w:pPr>
        <w:spacing w:after="200" w:line="276" w:lineRule="auto"/>
        <w:rPr>
          <w:rFonts w:eastAsia="Roboto" w:cstheme="minorHAnsi"/>
          <w:color w:val="000000" w:themeColor="text1"/>
        </w:rPr>
      </w:pPr>
    </w:p>
    <w:p w:rsidRPr="00180C4C" w:rsidR="2F15AE8C" w:rsidP="0263577E" w:rsidRDefault="41869BA6" w14:paraId="0AF2FEBD" w14:textId="143531EC">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implantação de serviços orientados à população em situação de rua se dá com base em pesquisa censitária específica. Há grande concentração deste público na região central. A última edição, de 2021, apontou para 31.884 pessoas nesta condição</w:t>
      </w:r>
      <w:r w:rsidRPr="00180C4C" w:rsidR="006217B4">
        <w:rPr>
          <w:rStyle w:val="Refdenotaderodap"/>
          <w:rFonts w:eastAsia="Roboto" w:cstheme="minorHAnsi"/>
          <w:color w:val="000000" w:themeColor="text1"/>
          <w:sz w:val="24"/>
          <w:szCs w:val="24"/>
        </w:rPr>
        <w:footnoteReference w:id="6"/>
      </w:r>
      <w:r w:rsidRPr="00180C4C">
        <w:rPr>
          <w:rFonts w:eastAsia="Roboto" w:cstheme="minorHAnsi"/>
          <w:color w:val="000000" w:themeColor="text1"/>
          <w:sz w:val="24"/>
          <w:szCs w:val="24"/>
        </w:rPr>
        <w:t xml:space="preserve">. Por se tratar de um recorte muito peculiar e numericamente residual dentre a população em situação vulnerável (2,5% em relação ao contingente de 1,2 milhão de pessoas consideradas na dimensão de vulnerabilidade do IDRGP), há um grande descolamento de indicadores regionais de vulnerabilidade social. A população com perfil para o CADÚnico supera 1,2 milhão de pessoas. </w:t>
      </w:r>
    </w:p>
    <w:p w:rsidRPr="00180C4C" w:rsidR="2F15AE8C" w:rsidP="0263577E" w:rsidRDefault="2F15AE8C" w14:paraId="2924B5D0" w14:textId="2F4C4ACF">
      <w:pPr>
        <w:spacing w:after="200" w:line="276" w:lineRule="auto"/>
        <w:jc w:val="both"/>
        <w:rPr>
          <w:rFonts w:eastAsia="Roboto" w:cstheme="minorHAnsi"/>
          <w:color w:val="000000" w:themeColor="text1"/>
          <w:sz w:val="24"/>
          <w:szCs w:val="24"/>
        </w:rPr>
      </w:pP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25"/>
        <w:gridCol w:w="5430"/>
        <w:gridCol w:w="2520"/>
      </w:tblGrid>
      <w:tr w:rsidRPr="00180C4C" w:rsidR="0263577E" w:rsidTr="0263577E" w14:paraId="2084F413" w14:textId="77777777">
        <w:trPr>
          <w:trHeight w:val="300"/>
        </w:trPr>
        <w:tc>
          <w:tcPr>
            <w:tcW w:w="525" w:type="dxa"/>
            <w:tcMar>
              <w:left w:w="105" w:type="dxa"/>
              <w:right w:w="105" w:type="dxa"/>
            </w:tcMar>
          </w:tcPr>
          <w:p w:rsidRPr="00180C4C" w:rsidR="0263577E" w:rsidP="0263577E" w:rsidRDefault="0263577E" w14:paraId="2F0D72E6" w14:textId="39DDDD44">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18</w:t>
            </w:r>
          </w:p>
        </w:tc>
        <w:tc>
          <w:tcPr>
            <w:tcW w:w="5430" w:type="dxa"/>
            <w:tcMar>
              <w:left w:w="105" w:type="dxa"/>
              <w:right w:w="105" w:type="dxa"/>
            </w:tcMar>
          </w:tcPr>
          <w:p w:rsidRPr="00180C4C" w:rsidR="0263577E" w:rsidP="0263577E" w:rsidRDefault="0263577E" w14:paraId="0B1D6603" w14:textId="034F164F">
            <w:pPr>
              <w:spacing w:after="200" w:line="276" w:lineRule="auto"/>
              <w:rPr>
                <w:rFonts w:eastAsia="Roboto" w:cstheme="minorHAnsi"/>
                <w:color w:val="000000" w:themeColor="text1"/>
              </w:rPr>
            </w:pPr>
            <w:r w:rsidRPr="00180C4C">
              <w:rPr>
                <w:rFonts w:eastAsia="Roboto" w:cstheme="minorHAnsi"/>
                <w:color w:val="000000" w:themeColor="text1"/>
              </w:rPr>
              <w:t>Ampliar em 50% o número de atendimentos realizados nos equipamentos exclusivos para mulheres.</w:t>
            </w:r>
          </w:p>
        </w:tc>
        <w:tc>
          <w:tcPr>
            <w:tcW w:w="2520" w:type="dxa"/>
            <w:tcMar>
              <w:left w:w="105" w:type="dxa"/>
              <w:right w:w="105" w:type="dxa"/>
            </w:tcMar>
          </w:tcPr>
          <w:p w:rsidRPr="00180C4C" w:rsidR="0263577E" w:rsidP="0263577E" w:rsidRDefault="0263577E" w14:paraId="192C6A5C" w14:textId="0ED0B571">
            <w:pPr>
              <w:spacing w:after="200" w:line="276" w:lineRule="auto"/>
              <w:rPr>
                <w:rFonts w:eastAsia="Roboto" w:cstheme="minorHAnsi"/>
                <w:color w:val="000000" w:themeColor="text1"/>
              </w:rPr>
            </w:pPr>
            <w:r w:rsidRPr="00180C4C">
              <w:rPr>
                <w:rFonts w:eastAsia="Roboto" w:cstheme="minorHAnsi"/>
                <w:color w:val="000000" w:themeColor="text1"/>
              </w:rPr>
              <w:t>SMDHC, SMADS</w:t>
            </w:r>
          </w:p>
        </w:tc>
      </w:tr>
    </w:tbl>
    <w:p w:rsidRPr="00180C4C" w:rsidR="2F15AE8C" w:rsidP="0263577E" w:rsidRDefault="2F15AE8C" w14:paraId="19AB90E6" w14:textId="210B390E">
      <w:pPr>
        <w:spacing w:after="200" w:line="276" w:lineRule="auto"/>
        <w:rPr>
          <w:rFonts w:eastAsia="Roboto" w:cstheme="minorHAnsi"/>
          <w:color w:val="000000" w:themeColor="text1"/>
        </w:rPr>
      </w:pPr>
    </w:p>
    <w:p w:rsidRPr="00180C4C" w:rsidR="2F15AE8C" w:rsidP="0263577E" w:rsidRDefault="41869BA6" w14:paraId="29883254" w14:textId="39C1DD17">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meta pode ser avaliada pelo aumento nos atendimentos regionalmente. Contudo, não envolve decisão de alocação de novos recursos e se relaciona à rede já existente.</w:t>
      </w:r>
    </w:p>
    <w:p w:rsidRPr="00180C4C" w:rsidR="2F15AE8C" w:rsidP="0263577E" w:rsidRDefault="2F15AE8C" w14:paraId="3A067296" w14:textId="25ED8A61">
      <w:pPr>
        <w:spacing w:after="200" w:line="276" w:lineRule="auto"/>
        <w:jc w:val="both"/>
        <w:rPr>
          <w:rFonts w:eastAsia="Roboto" w:cstheme="minorHAnsi"/>
          <w:color w:val="000000" w:themeColor="text1"/>
          <w:sz w:val="24"/>
          <w:szCs w:val="24"/>
        </w:rPr>
      </w:pP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25"/>
        <w:gridCol w:w="5430"/>
        <w:gridCol w:w="2520"/>
      </w:tblGrid>
      <w:tr w:rsidRPr="00180C4C" w:rsidR="0263577E" w:rsidTr="0263577E" w14:paraId="22CE2903" w14:textId="77777777">
        <w:trPr>
          <w:trHeight w:val="300"/>
        </w:trPr>
        <w:tc>
          <w:tcPr>
            <w:tcW w:w="525" w:type="dxa"/>
            <w:tcMar>
              <w:left w:w="105" w:type="dxa"/>
              <w:right w:w="105" w:type="dxa"/>
            </w:tcMar>
          </w:tcPr>
          <w:p w:rsidRPr="00180C4C" w:rsidR="0263577E" w:rsidP="0263577E" w:rsidRDefault="0263577E" w14:paraId="7D0720AF" w14:textId="70B8BDDF">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21</w:t>
            </w:r>
          </w:p>
        </w:tc>
        <w:tc>
          <w:tcPr>
            <w:tcW w:w="5430" w:type="dxa"/>
            <w:tcMar>
              <w:left w:w="105" w:type="dxa"/>
              <w:right w:w="105" w:type="dxa"/>
            </w:tcMar>
          </w:tcPr>
          <w:p w:rsidRPr="00180C4C" w:rsidR="0263577E" w:rsidP="0263577E" w:rsidRDefault="0263577E" w14:paraId="39B75CEA" w14:textId="2525B976">
            <w:pPr>
              <w:spacing w:after="200" w:line="276" w:lineRule="auto"/>
              <w:rPr>
                <w:rFonts w:eastAsia="Roboto" w:cstheme="minorHAnsi"/>
                <w:color w:val="000000" w:themeColor="text1"/>
              </w:rPr>
            </w:pPr>
            <w:r w:rsidRPr="00180C4C">
              <w:rPr>
                <w:rFonts w:eastAsia="Roboto" w:cstheme="minorHAnsi"/>
                <w:color w:val="000000" w:themeColor="text1"/>
              </w:rPr>
              <w:t>Criar o 1º Centro Municipal para pessoas com Transtorno do Espectro Autista (TEA).</w:t>
            </w:r>
          </w:p>
        </w:tc>
        <w:tc>
          <w:tcPr>
            <w:tcW w:w="2520" w:type="dxa"/>
            <w:tcMar>
              <w:left w:w="105" w:type="dxa"/>
              <w:right w:w="105" w:type="dxa"/>
            </w:tcMar>
          </w:tcPr>
          <w:p w:rsidRPr="00180C4C" w:rsidR="0263577E" w:rsidP="0263577E" w:rsidRDefault="0263577E" w14:paraId="1899F6A8" w14:textId="7D0AFA30">
            <w:pPr>
              <w:spacing w:after="200" w:line="276" w:lineRule="auto"/>
              <w:rPr>
                <w:rFonts w:eastAsia="Roboto" w:cstheme="minorHAnsi"/>
                <w:color w:val="000000" w:themeColor="text1"/>
              </w:rPr>
            </w:pPr>
            <w:r w:rsidRPr="00180C4C">
              <w:rPr>
                <w:rFonts w:eastAsia="Roboto" w:cstheme="minorHAnsi"/>
                <w:color w:val="000000" w:themeColor="text1"/>
              </w:rPr>
              <w:t>SMPED</w:t>
            </w:r>
          </w:p>
        </w:tc>
      </w:tr>
    </w:tbl>
    <w:p w:rsidRPr="00180C4C" w:rsidR="2F15AE8C" w:rsidP="0263577E" w:rsidRDefault="2F15AE8C" w14:paraId="66F82383" w14:textId="6E2C6BDB">
      <w:pPr>
        <w:spacing w:after="200" w:line="276" w:lineRule="auto"/>
        <w:rPr>
          <w:rFonts w:eastAsia="Roboto" w:cstheme="minorHAnsi"/>
          <w:color w:val="000000" w:themeColor="text1"/>
        </w:rPr>
      </w:pPr>
    </w:p>
    <w:p w:rsidRPr="00180C4C" w:rsidR="2F15AE8C" w:rsidP="0263577E" w:rsidRDefault="41869BA6" w14:paraId="1B06CEBB" w14:textId="1BB54E18">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meta refere-se à implantação de uma única unidade, com abrangência de atuação municipal. Portanto, a facilidade de acesso por pessoas de regiões diversas é um fator mais relevante para a escolha do local do que a vulnerabilidade do território. Em potenciais implantações de unidades regionalizadas no futuro, o IDRGP pode ser levado em consideração.</w:t>
      </w:r>
    </w:p>
    <w:p w:rsidRPr="00180C4C" w:rsidR="2F15AE8C" w:rsidP="0263577E" w:rsidRDefault="2F15AE8C" w14:paraId="38BC679B" w14:textId="473BBF10">
      <w:pPr>
        <w:spacing w:after="200" w:line="276" w:lineRule="auto"/>
        <w:jc w:val="both"/>
        <w:rPr>
          <w:rFonts w:eastAsia="Roboto" w:cstheme="minorHAnsi"/>
          <w:color w:val="000000" w:themeColor="text1"/>
          <w:sz w:val="24"/>
          <w:szCs w:val="24"/>
        </w:rPr>
      </w:pP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70"/>
        <w:gridCol w:w="5385"/>
        <w:gridCol w:w="2520"/>
      </w:tblGrid>
      <w:tr w:rsidRPr="00180C4C" w:rsidR="0263577E" w:rsidTr="0263577E" w14:paraId="703A0A4B" w14:textId="77777777">
        <w:trPr>
          <w:trHeight w:val="345"/>
        </w:trPr>
        <w:tc>
          <w:tcPr>
            <w:tcW w:w="570" w:type="dxa"/>
            <w:tcMar>
              <w:left w:w="105" w:type="dxa"/>
              <w:right w:w="105" w:type="dxa"/>
            </w:tcMar>
          </w:tcPr>
          <w:p w:rsidRPr="00180C4C" w:rsidR="0263577E" w:rsidP="0263577E" w:rsidRDefault="0263577E" w14:paraId="0582F5A2" w14:textId="1C21DAE8">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30</w:t>
            </w:r>
          </w:p>
        </w:tc>
        <w:tc>
          <w:tcPr>
            <w:tcW w:w="5385" w:type="dxa"/>
            <w:tcMar>
              <w:left w:w="105" w:type="dxa"/>
              <w:right w:w="105" w:type="dxa"/>
            </w:tcMar>
          </w:tcPr>
          <w:p w:rsidRPr="00180C4C" w:rsidR="0263577E" w:rsidP="0263577E" w:rsidRDefault="0263577E" w14:paraId="549FC677" w14:textId="55D5BFBE">
            <w:pPr>
              <w:spacing w:after="200" w:line="276" w:lineRule="auto"/>
              <w:rPr>
                <w:rFonts w:eastAsia="Roboto" w:cstheme="minorHAnsi"/>
                <w:color w:val="000000" w:themeColor="text1"/>
              </w:rPr>
            </w:pPr>
            <w:r w:rsidRPr="00180C4C">
              <w:rPr>
                <w:rFonts w:eastAsia="Roboto" w:cstheme="minorHAnsi"/>
                <w:color w:val="000000" w:themeColor="text1"/>
              </w:rPr>
              <w:t>Integrar 20.000 câmeras de vigilância até 2024, tendo como parâmetro ao menos 200 pontos por Subprefeitura.</w:t>
            </w:r>
          </w:p>
        </w:tc>
        <w:tc>
          <w:tcPr>
            <w:tcW w:w="2520" w:type="dxa"/>
            <w:tcMar>
              <w:left w:w="105" w:type="dxa"/>
              <w:right w:w="105" w:type="dxa"/>
            </w:tcMar>
          </w:tcPr>
          <w:p w:rsidRPr="00180C4C" w:rsidR="0263577E" w:rsidP="0263577E" w:rsidRDefault="0263577E" w14:paraId="576AF18C" w14:textId="5B4E7100">
            <w:pPr>
              <w:spacing w:after="200" w:line="276" w:lineRule="auto"/>
              <w:rPr>
                <w:rFonts w:eastAsia="Roboto" w:cstheme="minorHAnsi"/>
                <w:color w:val="000000" w:themeColor="text1"/>
              </w:rPr>
            </w:pPr>
            <w:r w:rsidRPr="00180C4C">
              <w:rPr>
                <w:rFonts w:eastAsia="Roboto" w:cstheme="minorHAnsi"/>
                <w:color w:val="000000" w:themeColor="text1"/>
              </w:rPr>
              <w:t>SMSU, SMSUB</w:t>
            </w:r>
          </w:p>
        </w:tc>
      </w:tr>
    </w:tbl>
    <w:p w:rsidRPr="00180C4C" w:rsidR="2F15AE8C" w:rsidP="68321494" w:rsidRDefault="41869BA6" w14:paraId="6B9DBF76" w14:textId="526C8065">
      <w:pPr>
        <w:spacing w:after="200" w:line="276" w:lineRule="auto"/>
        <w:jc w:val="both"/>
        <w:rPr>
          <w:rFonts w:eastAsia="Roboto" w:cs="Calibri" w:cstheme="minorAscii"/>
          <w:color w:val="000000" w:themeColor="text1"/>
          <w:sz w:val="24"/>
          <w:szCs w:val="24"/>
        </w:rPr>
      </w:pPr>
      <w:r w:rsidRPr="68321494" w:rsidR="41869BA6">
        <w:rPr>
          <w:rFonts w:eastAsia="Roboto" w:cs="Calibri" w:cstheme="minorAscii"/>
          <w:color w:val="000000" w:themeColor="text1" w:themeTint="FF" w:themeShade="FF"/>
          <w:sz w:val="24"/>
          <w:szCs w:val="24"/>
        </w:rPr>
        <w:t xml:space="preserve">A ação do poder público atinente a esta meta se refere à plataforma de integração das imagens das câmeras. As câmeras em sua maioria são </w:t>
      </w:r>
      <w:r w:rsidRPr="68321494" w:rsidR="41869BA6">
        <w:rPr>
          <w:rFonts w:eastAsia="Roboto" w:cs="Calibri" w:cstheme="minorAscii"/>
          <w:color w:val="000000" w:themeColor="text1" w:themeTint="FF" w:themeShade="FF"/>
          <w:sz w:val="24"/>
          <w:szCs w:val="24"/>
        </w:rPr>
        <w:t>privadas</w:t>
      </w:r>
      <w:r w:rsidRPr="68321494" w:rsidR="41869BA6">
        <w:rPr>
          <w:rFonts w:eastAsia="Roboto" w:cs="Calibri" w:cstheme="minorAscii"/>
          <w:color w:val="000000" w:themeColor="text1" w:themeTint="FF" w:themeShade="FF"/>
          <w:sz w:val="24"/>
          <w:szCs w:val="24"/>
        </w:rPr>
        <w:t xml:space="preserve"> e instaladas/integradas a critério dos proprietários.</w:t>
      </w:r>
    </w:p>
    <w:p w:rsidRPr="00180C4C" w:rsidR="2F15AE8C" w:rsidP="0263577E" w:rsidRDefault="2F15AE8C" w14:paraId="3326B78D" w14:textId="091397B2">
      <w:pPr>
        <w:spacing w:after="200" w:line="276" w:lineRule="auto"/>
        <w:jc w:val="both"/>
        <w:rPr>
          <w:rFonts w:eastAsia="Roboto" w:cstheme="minorHAnsi"/>
          <w:color w:val="000000" w:themeColor="text1"/>
          <w:sz w:val="24"/>
          <w:szCs w:val="24"/>
        </w:rPr>
      </w:pPr>
    </w:p>
    <w:tbl>
      <w:tblPr>
        <w:tblStyle w:val="SimplesTabela2"/>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945"/>
        <w:gridCol w:w="5085"/>
        <w:gridCol w:w="2415"/>
      </w:tblGrid>
      <w:tr w:rsidRPr="00180C4C" w:rsidR="0263577E" w:rsidTr="0263577E" w14:paraId="0D280817" w14:textId="77777777">
        <w:trPr>
          <w:trHeight w:val="300"/>
        </w:trPr>
        <w:tc>
          <w:tcPr>
            <w:tcW w:w="945" w:type="dxa"/>
            <w:tcMar>
              <w:left w:w="105" w:type="dxa"/>
              <w:right w:w="105" w:type="dxa"/>
            </w:tcMar>
          </w:tcPr>
          <w:p w:rsidRPr="00180C4C" w:rsidR="0263577E" w:rsidP="0263577E" w:rsidRDefault="0263577E" w14:paraId="24DCC713" w14:textId="2DE15E11">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32</w:t>
            </w:r>
          </w:p>
        </w:tc>
        <w:tc>
          <w:tcPr>
            <w:tcW w:w="5085" w:type="dxa"/>
            <w:tcMar>
              <w:left w:w="105" w:type="dxa"/>
              <w:right w:w="105" w:type="dxa"/>
            </w:tcMar>
          </w:tcPr>
          <w:p w:rsidRPr="00180C4C" w:rsidR="0263577E" w:rsidP="0263577E" w:rsidRDefault="0263577E" w14:paraId="45DC414B" w14:textId="341307E7">
            <w:pPr>
              <w:spacing w:after="200" w:line="276" w:lineRule="auto"/>
              <w:rPr>
                <w:rFonts w:eastAsia="Roboto" w:cstheme="minorHAnsi"/>
                <w:color w:val="000000" w:themeColor="text1"/>
              </w:rPr>
            </w:pPr>
            <w:r w:rsidRPr="00180C4C">
              <w:rPr>
                <w:rFonts w:eastAsia="Roboto" w:cstheme="minorHAnsi"/>
                <w:color w:val="000000" w:themeColor="text1"/>
              </w:rPr>
              <w:t>Construir 14 novos piscinões.</w:t>
            </w:r>
          </w:p>
        </w:tc>
        <w:tc>
          <w:tcPr>
            <w:tcW w:w="2415" w:type="dxa"/>
            <w:tcMar>
              <w:left w:w="105" w:type="dxa"/>
              <w:right w:w="105" w:type="dxa"/>
            </w:tcMar>
          </w:tcPr>
          <w:p w:rsidRPr="00180C4C" w:rsidR="0263577E" w:rsidP="0263577E" w:rsidRDefault="0263577E" w14:paraId="3FF782C8" w14:textId="3FB6FC11">
            <w:pPr>
              <w:spacing w:after="200" w:line="276" w:lineRule="auto"/>
              <w:rPr>
                <w:rFonts w:eastAsia="Roboto" w:cstheme="minorHAnsi"/>
                <w:color w:val="000000" w:themeColor="text1"/>
              </w:rPr>
            </w:pPr>
            <w:r w:rsidRPr="00180C4C">
              <w:rPr>
                <w:rFonts w:eastAsia="Roboto" w:cstheme="minorHAnsi"/>
                <w:color w:val="000000" w:themeColor="text1"/>
              </w:rPr>
              <w:t>SIURB</w:t>
            </w:r>
          </w:p>
        </w:tc>
      </w:tr>
    </w:tbl>
    <w:p w:rsidRPr="00180C4C" w:rsidR="2F15AE8C" w:rsidP="0263577E" w:rsidRDefault="41869BA6" w14:paraId="5C218155" w14:textId="02BD69A2">
      <w:pPr>
        <w:spacing w:after="200" w:line="276" w:lineRule="auto"/>
        <w:jc w:val="both"/>
        <w:rPr>
          <w:rFonts w:eastAsia="Roboto" w:cstheme="minorHAnsi"/>
          <w:color w:val="242424"/>
          <w:sz w:val="24"/>
          <w:szCs w:val="24"/>
        </w:rPr>
      </w:pPr>
      <w:r w:rsidRPr="00180C4C">
        <w:rPr>
          <w:rFonts w:eastAsia="Roboto" w:cstheme="minorHAnsi"/>
          <w:color w:val="242424"/>
          <w:sz w:val="24"/>
          <w:szCs w:val="24"/>
        </w:rPr>
        <w:t>Os sistemas de drenagem são compostos por dois subsistemas: a macrodrenagem e a microdrenagem. De acordo com o Manual de Drenagem e Manejo de Águas Pluviais do Município de São Paulo, o subsistema de macrodrenagem “é constituído, em geral, por estruturas de maiores dimensões, projetado para cheias cujo período de retorno deve estar próximo de 100 anos” (SÃO PAULO, 2012, p. 15</w:t>
      </w:r>
      <w:r w:rsidRPr="00180C4C" w:rsidR="00586B54">
        <w:rPr>
          <w:rStyle w:val="Refdenotaderodap"/>
          <w:rFonts w:eastAsia="Roboto" w:cstheme="minorHAnsi"/>
          <w:color w:val="242424"/>
          <w:sz w:val="24"/>
          <w:szCs w:val="24"/>
        </w:rPr>
        <w:footnoteReference w:id="7"/>
      </w:r>
      <w:r w:rsidRPr="00180C4C">
        <w:rPr>
          <w:rFonts w:eastAsia="Roboto" w:cstheme="minorHAnsi"/>
          <w:color w:val="242424"/>
          <w:sz w:val="24"/>
          <w:szCs w:val="24"/>
        </w:rPr>
        <w:t xml:space="preserve">). Os espaços naturais que configuram os leitos fluviais, somados às obras civis que alteram ou complementam, estruturalmente, esses espaços – como diques, piscinões, canalizações, bacias de amortecimento, dissipadores e </w:t>
      </w:r>
      <w:r w:rsidRPr="00180C4C">
        <w:rPr>
          <w:rFonts w:eastAsia="Roboto" w:cstheme="minorHAnsi"/>
          <w:color w:val="242424"/>
          <w:sz w:val="24"/>
          <w:szCs w:val="24"/>
        </w:rPr>
        <w:lastRenderedPageBreak/>
        <w:t>reservatórios de águas naturais – são os elementos integrantes do subsistema de macrodrenagem. O planejamento de intervenções nesse subsistema leva em consideração, além do período de retorno, a devida integração com os planos de drenagem de outros entes federados – no caso do município de São Paulo, o Plano de Macrodrenagem da Bacia do Tietê, elaborado pelo Governo do Estado de São Paulo e cuja terceira edição está vigente desde 2011 (PDMAT3).</w:t>
      </w:r>
    </w:p>
    <w:p w:rsidRPr="00180C4C" w:rsidR="2F15AE8C" w:rsidP="0263577E" w:rsidRDefault="41869BA6" w14:paraId="406A5014" w14:textId="3175E061">
      <w:pPr>
        <w:spacing w:after="200" w:line="276" w:lineRule="auto"/>
        <w:jc w:val="both"/>
        <w:rPr>
          <w:rFonts w:eastAsia="Roboto" w:cstheme="minorHAnsi"/>
          <w:color w:val="242424"/>
          <w:sz w:val="24"/>
          <w:szCs w:val="24"/>
        </w:rPr>
      </w:pPr>
      <w:r w:rsidRPr="00180C4C">
        <w:rPr>
          <w:rFonts w:eastAsia="Roboto" w:cstheme="minorHAnsi"/>
          <w:color w:val="242424"/>
          <w:sz w:val="24"/>
          <w:szCs w:val="24"/>
        </w:rPr>
        <w:t>Por sua vez, o subsistema de microdrenagem (também chamada de drenagem inicial ou de coletor de águas pluviais), "é aquele composto pelos pavimentos das ruas, guias e sarjetas, bocas de lobo, galerias de águas pluviais e também canais de pequenas dimensões. Esse sistema é dimensionado para o escoamento de águas pluviais cuja ocorrência tem um período de retorno de até 10 anos” (SÃO PAULO, 2012, p.15). Pode ser complementado por soluções naturais, como os jardins de chuva ou outras medidas de re-permeabilização de solo. O planejamento de intervenções no subsistema de microdrenagem – além da integração com a rede de macrodrenagem – leva em conta os impactos territoriais dos índices pluviométricos no marco temporal de uma década.</w:t>
      </w:r>
    </w:p>
    <w:p w:rsidRPr="00180C4C" w:rsidR="2F15AE8C" w:rsidP="0263577E" w:rsidRDefault="41869BA6" w14:paraId="07382F0D" w14:textId="6C162EB8">
      <w:pPr>
        <w:spacing w:after="200" w:line="276" w:lineRule="auto"/>
        <w:jc w:val="both"/>
        <w:rPr>
          <w:rFonts w:eastAsia="Roboto" w:cstheme="minorHAnsi"/>
          <w:color w:val="242424"/>
          <w:sz w:val="24"/>
          <w:szCs w:val="24"/>
        </w:rPr>
      </w:pPr>
      <w:r w:rsidRPr="00180C4C">
        <w:rPr>
          <w:rFonts w:eastAsia="Roboto" w:cstheme="minorHAnsi"/>
          <w:color w:val="242424"/>
          <w:sz w:val="24"/>
          <w:szCs w:val="24"/>
        </w:rPr>
        <w:t>Para compor os investimentos passíveis de aplicação do Índice de Regionalização, assumiu-se que as aplicações em macrodrenagem não reúnem os atributos que  permeiam os objetivos do IDRGP. Isso porque a decisão sobre localizações é muito mais dependente das características físico-territoriais de cada bacia hidrográfica e do tempo de retorno de altos índices pluviométricos do que da iniquidade de componentes de macrodrenagem entre uma e outra região.</w:t>
      </w: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630"/>
        <w:gridCol w:w="5310"/>
        <w:gridCol w:w="2520"/>
      </w:tblGrid>
      <w:tr w:rsidRPr="00180C4C" w:rsidR="0263577E" w:rsidTr="0263577E" w14:paraId="5D164EE3" w14:textId="77777777">
        <w:trPr>
          <w:trHeight w:val="300"/>
        </w:trPr>
        <w:tc>
          <w:tcPr>
            <w:tcW w:w="630" w:type="dxa"/>
            <w:tcMar>
              <w:left w:w="105" w:type="dxa"/>
              <w:right w:w="105" w:type="dxa"/>
            </w:tcMar>
          </w:tcPr>
          <w:p w:rsidRPr="00180C4C" w:rsidR="0263577E" w:rsidP="0263577E" w:rsidRDefault="0263577E" w14:paraId="15ABC63A" w14:textId="14EC048F">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33</w:t>
            </w:r>
          </w:p>
        </w:tc>
        <w:tc>
          <w:tcPr>
            <w:tcW w:w="5310" w:type="dxa"/>
            <w:tcMar>
              <w:left w:w="105" w:type="dxa"/>
              <w:right w:w="105" w:type="dxa"/>
            </w:tcMar>
          </w:tcPr>
          <w:p w:rsidRPr="00180C4C" w:rsidR="0263577E" w:rsidP="0263577E" w:rsidRDefault="0263577E" w14:paraId="77C326CA" w14:textId="6F5A3CCB">
            <w:pPr>
              <w:spacing w:after="200" w:line="276" w:lineRule="auto"/>
              <w:rPr>
                <w:rFonts w:eastAsia="Roboto" w:cstheme="minorHAnsi"/>
                <w:color w:val="000000" w:themeColor="text1"/>
              </w:rPr>
            </w:pPr>
            <w:r w:rsidRPr="00180C4C">
              <w:rPr>
                <w:rFonts w:eastAsia="Roboto" w:cstheme="minorHAnsi"/>
                <w:color w:val="000000" w:themeColor="text1"/>
              </w:rPr>
              <w:t>Limpar 8.200.000 metros de extensão de córregos.</w:t>
            </w:r>
          </w:p>
        </w:tc>
        <w:tc>
          <w:tcPr>
            <w:tcW w:w="2520" w:type="dxa"/>
            <w:tcMar>
              <w:left w:w="105" w:type="dxa"/>
              <w:right w:w="105" w:type="dxa"/>
            </w:tcMar>
          </w:tcPr>
          <w:p w:rsidRPr="00180C4C" w:rsidR="0263577E" w:rsidP="0263577E" w:rsidRDefault="0263577E" w14:paraId="0337A254" w14:textId="6F800E7F">
            <w:pPr>
              <w:spacing w:after="200" w:line="276" w:lineRule="auto"/>
              <w:rPr>
                <w:rFonts w:eastAsia="Roboto" w:cstheme="minorHAnsi"/>
                <w:color w:val="000000" w:themeColor="text1"/>
              </w:rPr>
            </w:pPr>
            <w:r w:rsidRPr="00180C4C">
              <w:rPr>
                <w:rFonts w:eastAsia="Roboto" w:cstheme="minorHAnsi"/>
                <w:color w:val="000000" w:themeColor="text1"/>
              </w:rPr>
              <w:t>SMSUB</w:t>
            </w:r>
          </w:p>
        </w:tc>
      </w:tr>
      <w:tr w:rsidRPr="00180C4C" w:rsidR="0263577E" w:rsidTr="0263577E" w14:paraId="3C76691B" w14:textId="77777777">
        <w:trPr>
          <w:trHeight w:val="300"/>
        </w:trPr>
        <w:tc>
          <w:tcPr>
            <w:tcW w:w="630" w:type="dxa"/>
            <w:tcMar>
              <w:left w:w="105" w:type="dxa"/>
              <w:right w:w="105" w:type="dxa"/>
            </w:tcMar>
          </w:tcPr>
          <w:p w:rsidRPr="00180C4C" w:rsidR="0263577E" w:rsidP="0263577E" w:rsidRDefault="0263577E" w14:paraId="7FA6B0D2" w14:textId="224C2794">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34</w:t>
            </w:r>
          </w:p>
        </w:tc>
        <w:tc>
          <w:tcPr>
            <w:tcW w:w="5310" w:type="dxa"/>
            <w:tcMar>
              <w:left w:w="105" w:type="dxa"/>
              <w:right w:w="105" w:type="dxa"/>
            </w:tcMar>
          </w:tcPr>
          <w:p w:rsidRPr="00180C4C" w:rsidR="0263577E" w:rsidP="0263577E" w:rsidRDefault="0263577E" w14:paraId="5A8483C6" w14:textId="6314C177">
            <w:pPr>
              <w:spacing w:after="200" w:line="276" w:lineRule="auto"/>
              <w:rPr>
                <w:rFonts w:eastAsia="Roboto" w:cstheme="minorHAnsi"/>
                <w:color w:val="000000" w:themeColor="text1"/>
              </w:rPr>
            </w:pPr>
            <w:r w:rsidRPr="00180C4C">
              <w:rPr>
                <w:rFonts w:eastAsia="Roboto" w:cstheme="minorHAnsi"/>
                <w:color w:val="000000" w:themeColor="text1"/>
              </w:rPr>
              <w:t>Recuperar 20.000.000 de metros quadrados de vias públicas utilizando recapeamento, micro pavimentação e manutenção de pavimento rígido.</w:t>
            </w:r>
          </w:p>
        </w:tc>
        <w:tc>
          <w:tcPr>
            <w:tcW w:w="2520" w:type="dxa"/>
            <w:tcMar>
              <w:left w:w="105" w:type="dxa"/>
              <w:right w:w="105" w:type="dxa"/>
            </w:tcMar>
          </w:tcPr>
          <w:p w:rsidRPr="00180C4C" w:rsidR="0263577E" w:rsidP="0263577E" w:rsidRDefault="0263577E" w14:paraId="21B7A830" w14:textId="06C5D883">
            <w:pPr>
              <w:spacing w:after="200" w:line="276" w:lineRule="auto"/>
              <w:rPr>
                <w:rFonts w:eastAsia="Roboto" w:cstheme="minorHAnsi"/>
                <w:color w:val="000000" w:themeColor="text1"/>
              </w:rPr>
            </w:pPr>
            <w:r w:rsidRPr="00180C4C">
              <w:rPr>
                <w:rFonts w:eastAsia="Roboto" w:cstheme="minorHAnsi"/>
                <w:color w:val="000000" w:themeColor="text1"/>
              </w:rPr>
              <w:t>SMSUB</w:t>
            </w:r>
          </w:p>
        </w:tc>
      </w:tr>
      <w:tr w:rsidRPr="00180C4C" w:rsidR="0263577E" w:rsidTr="0263577E" w14:paraId="0CDCACDC" w14:textId="77777777">
        <w:trPr>
          <w:trHeight w:val="300"/>
        </w:trPr>
        <w:tc>
          <w:tcPr>
            <w:tcW w:w="630" w:type="dxa"/>
            <w:tcMar>
              <w:left w:w="105" w:type="dxa"/>
              <w:right w:w="105" w:type="dxa"/>
            </w:tcMar>
          </w:tcPr>
          <w:p w:rsidRPr="00180C4C" w:rsidR="0263577E" w:rsidP="0263577E" w:rsidRDefault="0263577E" w14:paraId="0EE7AF86" w14:textId="26ED38C1">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35</w:t>
            </w:r>
          </w:p>
        </w:tc>
        <w:tc>
          <w:tcPr>
            <w:tcW w:w="5310" w:type="dxa"/>
            <w:tcMar>
              <w:left w:w="105" w:type="dxa"/>
              <w:right w:w="105" w:type="dxa"/>
            </w:tcMar>
          </w:tcPr>
          <w:p w:rsidRPr="00180C4C" w:rsidR="0263577E" w:rsidP="0263577E" w:rsidRDefault="0263577E" w14:paraId="6252218F" w14:textId="3885119D">
            <w:pPr>
              <w:spacing w:after="200" w:line="276" w:lineRule="auto"/>
              <w:rPr>
                <w:rFonts w:eastAsia="Roboto" w:cstheme="minorHAnsi"/>
                <w:color w:val="000000" w:themeColor="text1"/>
              </w:rPr>
            </w:pPr>
            <w:r w:rsidRPr="00180C4C">
              <w:rPr>
                <w:rFonts w:eastAsia="Roboto" w:cstheme="minorHAnsi"/>
                <w:color w:val="000000" w:themeColor="text1"/>
              </w:rPr>
              <w:t>Assegurar que o Tempo Médio de Atendimento do serviço de Tapa Buraco permaneça inferior a dez dias</w:t>
            </w:r>
          </w:p>
        </w:tc>
        <w:tc>
          <w:tcPr>
            <w:tcW w:w="2520" w:type="dxa"/>
            <w:tcMar>
              <w:left w:w="105" w:type="dxa"/>
              <w:right w:w="105" w:type="dxa"/>
            </w:tcMar>
          </w:tcPr>
          <w:p w:rsidRPr="00180C4C" w:rsidR="0263577E" w:rsidP="0263577E" w:rsidRDefault="0263577E" w14:paraId="50678147" w14:textId="619A6AD9">
            <w:pPr>
              <w:spacing w:after="200" w:line="276" w:lineRule="auto"/>
              <w:rPr>
                <w:rFonts w:eastAsia="Roboto" w:cstheme="minorHAnsi"/>
                <w:color w:val="000000" w:themeColor="text1"/>
              </w:rPr>
            </w:pPr>
            <w:r w:rsidRPr="00180C4C">
              <w:rPr>
                <w:rFonts w:eastAsia="Roboto" w:cstheme="minorHAnsi"/>
                <w:color w:val="000000" w:themeColor="text1"/>
              </w:rPr>
              <w:t>SMSUB</w:t>
            </w:r>
          </w:p>
        </w:tc>
      </w:tr>
      <w:tr w:rsidRPr="00180C4C" w:rsidR="0263577E" w:rsidTr="0263577E" w14:paraId="6D1327BB" w14:textId="77777777">
        <w:trPr>
          <w:trHeight w:val="300"/>
        </w:trPr>
        <w:tc>
          <w:tcPr>
            <w:tcW w:w="630" w:type="dxa"/>
            <w:tcMar>
              <w:left w:w="105" w:type="dxa"/>
              <w:right w:w="105" w:type="dxa"/>
            </w:tcMar>
          </w:tcPr>
          <w:p w:rsidRPr="00180C4C" w:rsidR="0263577E" w:rsidP="0263577E" w:rsidRDefault="0263577E" w14:paraId="6A7416A7" w14:textId="175D2A11">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37</w:t>
            </w:r>
          </w:p>
        </w:tc>
        <w:tc>
          <w:tcPr>
            <w:tcW w:w="5310" w:type="dxa"/>
            <w:tcMar>
              <w:left w:w="105" w:type="dxa"/>
              <w:right w:w="105" w:type="dxa"/>
            </w:tcMar>
          </w:tcPr>
          <w:p w:rsidRPr="00180C4C" w:rsidR="0263577E" w:rsidP="0263577E" w:rsidRDefault="0263577E" w14:paraId="2C8E5AC5" w14:textId="0337F4C2">
            <w:pPr>
              <w:spacing w:after="200" w:line="276" w:lineRule="auto"/>
              <w:rPr>
                <w:rFonts w:eastAsia="Roboto" w:cstheme="minorHAnsi"/>
                <w:color w:val="000000" w:themeColor="text1"/>
              </w:rPr>
            </w:pPr>
            <w:r w:rsidRPr="00180C4C">
              <w:rPr>
                <w:rFonts w:eastAsia="Roboto" w:cstheme="minorHAnsi"/>
                <w:color w:val="000000" w:themeColor="text1"/>
              </w:rPr>
              <w:t>Realizar 160 obras de recuperação ou reforço em pontes, viadutos ou túneis.</w:t>
            </w:r>
          </w:p>
        </w:tc>
        <w:tc>
          <w:tcPr>
            <w:tcW w:w="2520" w:type="dxa"/>
            <w:tcMar>
              <w:left w:w="105" w:type="dxa"/>
              <w:right w:w="105" w:type="dxa"/>
            </w:tcMar>
          </w:tcPr>
          <w:p w:rsidRPr="00180C4C" w:rsidR="0263577E" w:rsidP="0263577E" w:rsidRDefault="0263577E" w14:paraId="7E069D90" w14:textId="40A7A0F4">
            <w:pPr>
              <w:spacing w:after="200" w:line="276" w:lineRule="auto"/>
              <w:rPr>
                <w:rFonts w:eastAsia="Roboto" w:cstheme="minorHAnsi"/>
                <w:color w:val="000000" w:themeColor="text1"/>
              </w:rPr>
            </w:pPr>
            <w:r w:rsidRPr="00180C4C">
              <w:rPr>
                <w:rFonts w:eastAsia="Roboto" w:cstheme="minorHAnsi"/>
                <w:color w:val="000000" w:themeColor="text1"/>
              </w:rPr>
              <w:t>SIURB</w:t>
            </w:r>
          </w:p>
        </w:tc>
      </w:tr>
    </w:tbl>
    <w:p w:rsidRPr="00180C4C" w:rsidR="2F15AE8C" w:rsidP="0263577E" w:rsidRDefault="2F15AE8C" w14:paraId="0B11695D" w14:textId="04755855">
      <w:pPr>
        <w:spacing w:after="200" w:line="276" w:lineRule="auto"/>
        <w:rPr>
          <w:rFonts w:eastAsia="Roboto" w:cstheme="minorHAnsi"/>
          <w:color w:val="000000" w:themeColor="text1"/>
        </w:rPr>
      </w:pPr>
    </w:p>
    <w:p w:rsidRPr="00180C4C" w:rsidR="2F15AE8C" w:rsidP="0263577E" w:rsidRDefault="41869BA6" w14:paraId="2476BDC8" w14:textId="403C8361">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Tais medidas se referem à zeladoria e manutenção de infraestrutura existente, em grande medida determinadas pelas condições e idade das intervenções anteriores.</w:t>
      </w:r>
    </w:p>
    <w:p w:rsidRPr="00180C4C" w:rsidR="2F15AE8C" w:rsidP="0263577E" w:rsidRDefault="2F15AE8C" w14:paraId="338A9FCC" w14:textId="7A796A95">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975"/>
        <w:gridCol w:w="4980"/>
        <w:gridCol w:w="2520"/>
      </w:tblGrid>
      <w:tr w:rsidRPr="00180C4C" w:rsidR="0263577E" w:rsidTr="0263577E" w14:paraId="4C6BDADD" w14:textId="77777777">
        <w:trPr>
          <w:trHeight w:val="300"/>
        </w:trPr>
        <w:tc>
          <w:tcPr>
            <w:tcW w:w="975" w:type="dxa"/>
            <w:tcMar>
              <w:left w:w="105" w:type="dxa"/>
              <w:right w:w="105" w:type="dxa"/>
            </w:tcMar>
          </w:tcPr>
          <w:p w:rsidRPr="00180C4C" w:rsidR="0263577E" w:rsidP="0263577E" w:rsidRDefault="0263577E" w14:paraId="1A303F76" w14:textId="1F0F9A5F">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38</w:t>
            </w:r>
          </w:p>
        </w:tc>
        <w:tc>
          <w:tcPr>
            <w:tcW w:w="4980" w:type="dxa"/>
            <w:tcMar>
              <w:left w:w="105" w:type="dxa"/>
              <w:right w:w="105" w:type="dxa"/>
            </w:tcMar>
          </w:tcPr>
          <w:p w:rsidRPr="00180C4C" w:rsidR="0263577E" w:rsidP="0263577E" w:rsidRDefault="0263577E" w14:paraId="78FB3784" w14:textId="2B645E5D">
            <w:pPr>
              <w:spacing w:after="200" w:line="276" w:lineRule="auto"/>
              <w:rPr>
                <w:rFonts w:eastAsia="Roboto" w:cstheme="minorHAnsi"/>
                <w:color w:val="000000" w:themeColor="text1"/>
              </w:rPr>
            </w:pPr>
            <w:r w:rsidRPr="00180C4C">
              <w:rPr>
                <w:rFonts w:eastAsia="Roboto" w:cstheme="minorHAnsi"/>
                <w:color w:val="000000" w:themeColor="text1"/>
              </w:rPr>
              <w:t>Ampliar a iluminação pública utilizando lâmpadas LED em 300.000 pontos.</w:t>
            </w:r>
          </w:p>
        </w:tc>
        <w:tc>
          <w:tcPr>
            <w:tcW w:w="2520" w:type="dxa"/>
            <w:tcMar>
              <w:left w:w="105" w:type="dxa"/>
              <w:right w:w="105" w:type="dxa"/>
            </w:tcMar>
          </w:tcPr>
          <w:p w:rsidRPr="00180C4C" w:rsidR="0263577E" w:rsidP="0263577E" w:rsidRDefault="0263577E" w14:paraId="6FA90932" w14:textId="53018D83">
            <w:pPr>
              <w:spacing w:after="200" w:line="276" w:lineRule="auto"/>
              <w:rPr>
                <w:rFonts w:eastAsia="Roboto" w:cstheme="minorHAnsi"/>
                <w:color w:val="000000" w:themeColor="text1"/>
              </w:rPr>
            </w:pPr>
            <w:r w:rsidRPr="00180C4C">
              <w:rPr>
                <w:rFonts w:eastAsia="Roboto" w:cstheme="minorHAnsi"/>
                <w:color w:val="000000" w:themeColor="text1"/>
              </w:rPr>
              <w:t>SMUL</w:t>
            </w:r>
          </w:p>
        </w:tc>
      </w:tr>
    </w:tbl>
    <w:p w:rsidRPr="00180C4C" w:rsidR="2F15AE8C" w:rsidP="0263577E" w:rsidRDefault="41869BA6" w14:paraId="6DBEB874" w14:textId="775E68CF">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lastRenderedPageBreak/>
        <w:t>A execução deste compromisso se dá por meio de ajuste com a concessionária, que se encarrega da substituição de lâmpadas de vapor de sódio ou mercúrio por LED, sem investimento público.</w:t>
      </w:r>
    </w:p>
    <w:p w:rsidRPr="00180C4C" w:rsidR="2F15AE8C" w:rsidP="0263577E" w:rsidRDefault="2F15AE8C" w14:paraId="4CEF4FEB" w14:textId="63ECE105">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765"/>
        <w:gridCol w:w="5175"/>
        <w:gridCol w:w="2520"/>
      </w:tblGrid>
      <w:tr w:rsidRPr="00180C4C" w:rsidR="0263577E" w:rsidTr="0263577E" w14:paraId="6415A715" w14:textId="77777777">
        <w:trPr>
          <w:trHeight w:val="300"/>
        </w:trPr>
        <w:tc>
          <w:tcPr>
            <w:tcW w:w="765" w:type="dxa"/>
            <w:tcMar>
              <w:left w:w="105" w:type="dxa"/>
              <w:right w:w="105" w:type="dxa"/>
            </w:tcMar>
          </w:tcPr>
          <w:p w:rsidRPr="00180C4C" w:rsidR="0263577E" w:rsidP="0263577E" w:rsidRDefault="0263577E" w14:paraId="1A4DD541" w14:textId="1B58EE7F">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41</w:t>
            </w:r>
          </w:p>
        </w:tc>
        <w:tc>
          <w:tcPr>
            <w:tcW w:w="5175" w:type="dxa"/>
            <w:tcMar>
              <w:left w:w="105" w:type="dxa"/>
              <w:right w:w="105" w:type="dxa"/>
            </w:tcMar>
          </w:tcPr>
          <w:p w:rsidRPr="00180C4C" w:rsidR="0263577E" w:rsidP="0263577E" w:rsidRDefault="0263577E" w14:paraId="3214E8D0" w14:textId="007CA039">
            <w:pPr>
              <w:spacing w:after="200" w:line="276" w:lineRule="auto"/>
              <w:rPr>
                <w:rFonts w:eastAsia="Roboto" w:cstheme="minorHAnsi"/>
                <w:color w:val="000000" w:themeColor="text1"/>
              </w:rPr>
            </w:pPr>
            <w:r w:rsidRPr="00180C4C">
              <w:rPr>
                <w:rFonts w:eastAsia="Roboto" w:cstheme="minorHAnsi"/>
                <w:color w:val="000000" w:themeColor="text1"/>
              </w:rPr>
              <w:t>Implantar nove projetos de redesenho urbano para pedestres, com vistas à melhoria da caminhabilidade e segurança, em especial, das pessoas com deficiência, idosos e crianças.</w:t>
            </w:r>
          </w:p>
        </w:tc>
        <w:tc>
          <w:tcPr>
            <w:tcW w:w="2520" w:type="dxa"/>
            <w:tcMar>
              <w:left w:w="105" w:type="dxa"/>
              <w:right w:w="105" w:type="dxa"/>
            </w:tcMar>
          </w:tcPr>
          <w:p w:rsidRPr="00180C4C" w:rsidR="0263577E" w:rsidP="0263577E" w:rsidRDefault="0263577E" w14:paraId="3526E954" w14:textId="2F3C1352">
            <w:pPr>
              <w:spacing w:after="200" w:line="276" w:lineRule="auto"/>
              <w:rPr>
                <w:rFonts w:eastAsia="Roboto" w:cstheme="minorHAnsi"/>
                <w:color w:val="000000" w:themeColor="text1"/>
              </w:rPr>
            </w:pPr>
            <w:r w:rsidRPr="00180C4C">
              <w:rPr>
                <w:rFonts w:eastAsia="Roboto" w:cstheme="minorHAnsi"/>
                <w:color w:val="000000" w:themeColor="text1"/>
              </w:rPr>
              <w:t>SMT, SMPED</w:t>
            </w:r>
          </w:p>
        </w:tc>
      </w:tr>
    </w:tbl>
    <w:p w:rsidRPr="00180C4C" w:rsidR="2F15AE8C" w:rsidP="0263577E" w:rsidRDefault="41869BA6" w14:paraId="6DC0C521" w14:textId="6F03002B">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Nesta ação, houve a priorização de regiões de grande fluxo, o que não contempla áreas residenciais. Esse tipo de intervenção está muito ligado às centralidades de cada região, com dificuldades para aderência ao IDRGP.</w:t>
      </w:r>
    </w:p>
    <w:p w:rsidRPr="00180C4C" w:rsidR="2F15AE8C" w:rsidP="0263577E" w:rsidRDefault="2F15AE8C" w14:paraId="2116F6EE" w14:textId="2A1DA5AD">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795"/>
        <w:gridCol w:w="5160"/>
        <w:gridCol w:w="2520"/>
      </w:tblGrid>
      <w:tr w:rsidRPr="00180C4C" w:rsidR="0263577E" w:rsidTr="0263577E" w14:paraId="4CB81201" w14:textId="77777777">
        <w:trPr>
          <w:trHeight w:val="300"/>
        </w:trPr>
        <w:tc>
          <w:tcPr>
            <w:tcW w:w="795" w:type="dxa"/>
            <w:tcMar>
              <w:left w:w="105" w:type="dxa"/>
              <w:right w:w="105" w:type="dxa"/>
            </w:tcMar>
          </w:tcPr>
          <w:p w:rsidRPr="00180C4C" w:rsidR="0263577E" w:rsidP="0263577E" w:rsidRDefault="0263577E" w14:paraId="03F42EEB" w14:textId="18668B6E">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43</w:t>
            </w:r>
          </w:p>
        </w:tc>
        <w:tc>
          <w:tcPr>
            <w:tcW w:w="5160" w:type="dxa"/>
            <w:tcMar>
              <w:left w:w="105" w:type="dxa"/>
              <w:right w:w="105" w:type="dxa"/>
            </w:tcMar>
          </w:tcPr>
          <w:p w:rsidRPr="00180C4C" w:rsidR="0263577E" w:rsidP="0263577E" w:rsidRDefault="0263577E" w14:paraId="2783B51F" w14:textId="6B2E9F03">
            <w:pPr>
              <w:spacing w:after="200" w:line="276" w:lineRule="auto"/>
              <w:rPr>
                <w:rFonts w:eastAsia="Roboto" w:cstheme="minorHAnsi"/>
                <w:color w:val="000000" w:themeColor="text1"/>
              </w:rPr>
            </w:pPr>
            <w:r w:rsidRPr="00180C4C">
              <w:rPr>
                <w:rFonts w:eastAsia="Roboto" w:cstheme="minorHAnsi"/>
                <w:color w:val="000000" w:themeColor="text1"/>
              </w:rPr>
              <w:t>Implantar 300 quilômetros de estruturas cicloviárias.</w:t>
            </w:r>
          </w:p>
        </w:tc>
        <w:tc>
          <w:tcPr>
            <w:tcW w:w="2520" w:type="dxa"/>
            <w:tcMar>
              <w:left w:w="105" w:type="dxa"/>
              <w:right w:w="105" w:type="dxa"/>
            </w:tcMar>
          </w:tcPr>
          <w:p w:rsidRPr="00180C4C" w:rsidR="0263577E" w:rsidP="0263577E" w:rsidRDefault="0263577E" w14:paraId="2AB9B2DE" w14:textId="045884A8">
            <w:pPr>
              <w:spacing w:after="200" w:line="276" w:lineRule="auto"/>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79487C3F" w14:textId="77777777">
        <w:trPr>
          <w:trHeight w:val="300"/>
        </w:trPr>
        <w:tc>
          <w:tcPr>
            <w:tcW w:w="795" w:type="dxa"/>
            <w:tcMar>
              <w:left w:w="105" w:type="dxa"/>
              <w:right w:w="105" w:type="dxa"/>
            </w:tcMar>
          </w:tcPr>
          <w:p w:rsidRPr="00180C4C" w:rsidR="0263577E" w:rsidP="0263577E" w:rsidRDefault="0263577E" w14:paraId="335540C6" w14:textId="1DF8E22C">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44</w:t>
            </w:r>
          </w:p>
        </w:tc>
        <w:tc>
          <w:tcPr>
            <w:tcW w:w="5160" w:type="dxa"/>
            <w:tcMar>
              <w:left w:w="105" w:type="dxa"/>
              <w:right w:w="105" w:type="dxa"/>
            </w:tcMar>
          </w:tcPr>
          <w:p w:rsidRPr="00180C4C" w:rsidR="0263577E" w:rsidP="0263577E" w:rsidRDefault="0263577E" w14:paraId="24AACDDF" w14:textId="5935FB23">
            <w:pPr>
              <w:spacing w:after="200" w:line="276" w:lineRule="auto"/>
              <w:rPr>
                <w:rFonts w:eastAsia="Roboto" w:cstheme="minorHAnsi"/>
                <w:color w:val="000000" w:themeColor="text1"/>
              </w:rPr>
            </w:pPr>
            <w:r w:rsidRPr="00180C4C">
              <w:rPr>
                <w:rFonts w:eastAsia="Roboto" w:cstheme="minorHAnsi"/>
                <w:color w:val="000000" w:themeColor="text1"/>
              </w:rPr>
              <w:t>Implantar o Aquático: Sistema de Transporte Público Hidroviário, na represa Billings.</w:t>
            </w:r>
          </w:p>
        </w:tc>
        <w:tc>
          <w:tcPr>
            <w:tcW w:w="2520" w:type="dxa"/>
            <w:tcMar>
              <w:left w:w="105" w:type="dxa"/>
              <w:right w:w="105" w:type="dxa"/>
            </w:tcMar>
          </w:tcPr>
          <w:p w:rsidRPr="00180C4C" w:rsidR="0263577E" w:rsidP="0263577E" w:rsidRDefault="0263577E" w14:paraId="16D4A79D" w14:textId="21AF3B31">
            <w:pPr>
              <w:spacing w:after="200" w:line="276" w:lineRule="auto"/>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655399A1" w14:textId="77777777">
        <w:trPr>
          <w:trHeight w:val="300"/>
        </w:trPr>
        <w:tc>
          <w:tcPr>
            <w:tcW w:w="795" w:type="dxa"/>
            <w:tcMar>
              <w:left w:w="105" w:type="dxa"/>
              <w:right w:w="105" w:type="dxa"/>
            </w:tcMar>
          </w:tcPr>
          <w:p w:rsidRPr="00180C4C" w:rsidR="0263577E" w:rsidP="0263577E" w:rsidRDefault="0263577E" w14:paraId="188D136F" w14:textId="38A570F8">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45</w:t>
            </w:r>
          </w:p>
        </w:tc>
        <w:tc>
          <w:tcPr>
            <w:tcW w:w="5160" w:type="dxa"/>
            <w:tcMar>
              <w:left w:w="105" w:type="dxa"/>
              <w:right w:w="105" w:type="dxa"/>
            </w:tcMar>
          </w:tcPr>
          <w:p w:rsidRPr="00180C4C" w:rsidR="0263577E" w:rsidP="0263577E" w:rsidRDefault="0263577E" w14:paraId="5C1810CB" w14:textId="695E6817">
            <w:pPr>
              <w:spacing w:after="200" w:line="276" w:lineRule="auto"/>
              <w:rPr>
                <w:rFonts w:eastAsia="Roboto" w:cstheme="minorHAnsi"/>
                <w:color w:val="000000" w:themeColor="text1"/>
              </w:rPr>
            </w:pPr>
            <w:r w:rsidRPr="00180C4C">
              <w:rPr>
                <w:rFonts w:eastAsia="Roboto" w:cstheme="minorHAnsi"/>
                <w:color w:val="000000" w:themeColor="text1"/>
              </w:rPr>
              <w:t>Implantar corredores de ônibus no modelo BRT (Bus Rapid Transit) na Avenida Aricanduva e na Radial Leste.</w:t>
            </w:r>
          </w:p>
        </w:tc>
        <w:tc>
          <w:tcPr>
            <w:tcW w:w="2520" w:type="dxa"/>
            <w:tcMar>
              <w:left w:w="105" w:type="dxa"/>
              <w:right w:w="105" w:type="dxa"/>
            </w:tcMar>
          </w:tcPr>
          <w:p w:rsidRPr="00180C4C" w:rsidR="0263577E" w:rsidP="0263577E" w:rsidRDefault="0263577E" w14:paraId="5E4A9BAB" w14:textId="1870ACF6">
            <w:pPr>
              <w:spacing w:after="200" w:line="276" w:lineRule="auto"/>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51B30F9B" w14:textId="77777777">
        <w:trPr>
          <w:trHeight w:val="300"/>
        </w:trPr>
        <w:tc>
          <w:tcPr>
            <w:tcW w:w="795" w:type="dxa"/>
            <w:tcMar>
              <w:left w:w="105" w:type="dxa"/>
              <w:right w:w="105" w:type="dxa"/>
            </w:tcMar>
          </w:tcPr>
          <w:p w:rsidRPr="00180C4C" w:rsidR="0263577E" w:rsidP="0263577E" w:rsidRDefault="0263577E" w14:paraId="0DE9BF50" w14:textId="4DF7EF67">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46</w:t>
            </w:r>
          </w:p>
        </w:tc>
        <w:tc>
          <w:tcPr>
            <w:tcW w:w="5160" w:type="dxa"/>
            <w:tcMar>
              <w:left w:w="105" w:type="dxa"/>
              <w:right w:w="105" w:type="dxa"/>
            </w:tcMar>
          </w:tcPr>
          <w:p w:rsidRPr="00180C4C" w:rsidR="0263577E" w:rsidP="0263577E" w:rsidRDefault="0263577E" w14:paraId="17170C14" w14:textId="1DAA2BEC">
            <w:pPr>
              <w:spacing w:after="200" w:line="276" w:lineRule="auto"/>
              <w:rPr>
                <w:rFonts w:eastAsia="Roboto" w:cstheme="minorHAnsi"/>
                <w:color w:val="000000" w:themeColor="text1"/>
              </w:rPr>
            </w:pPr>
            <w:r w:rsidRPr="00180C4C">
              <w:rPr>
                <w:rFonts w:eastAsia="Roboto" w:cstheme="minorHAnsi"/>
                <w:color w:val="000000" w:themeColor="text1"/>
              </w:rPr>
              <w:t>Viabilizar 40 quilômetros de novos corredores de ônibus.</w:t>
            </w:r>
          </w:p>
        </w:tc>
        <w:tc>
          <w:tcPr>
            <w:tcW w:w="2520" w:type="dxa"/>
            <w:tcMar>
              <w:left w:w="105" w:type="dxa"/>
              <w:right w:w="105" w:type="dxa"/>
            </w:tcMar>
          </w:tcPr>
          <w:p w:rsidRPr="00180C4C" w:rsidR="0263577E" w:rsidP="0263577E" w:rsidRDefault="0263577E" w14:paraId="31A5D41F" w14:textId="7CEBC495">
            <w:pPr>
              <w:spacing w:after="200" w:line="276" w:lineRule="auto"/>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11DAD34B" w14:textId="77777777">
        <w:trPr>
          <w:trHeight w:val="300"/>
        </w:trPr>
        <w:tc>
          <w:tcPr>
            <w:tcW w:w="795" w:type="dxa"/>
            <w:tcMar>
              <w:left w:w="105" w:type="dxa"/>
              <w:right w:w="105" w:type="dxa"/>
            </w:tcMar>
          </w:tcPr>
          <w:p w:rsidRPr="00180C4C" w:rsidR="0263577E" w:rsidP="0263577E" w:rsidRDefault="0263577E" w14:paraId="647675A5" w14:textId="7BED69D1">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47</w:t>
            </w:r>
          </w:p>
        </w:tc>
        <w:tc>
          <w:tcPr>
            <w:tcW w:w="5160" w:type="dxa"/>
            <w:tcMar>
              <w:left w:w="105" w:type="dxa"/>
              <w:right w:w="105" w:type="dxa"/>
            </w:tcMar>
          </w:tcPr>
          <w:p w:rsidRPr="00180C4C" w:rsidR="0263577E" w:rsidP="0263577E" w:rsidRDefault="0263577E" w14:paraId="28F3E235" w14:textId="013CEA4B">
            <w:pPr>
              <w:spacing w:after="200" w:line="276" w:lineRule="auto"/>
              <w:rPr>
                <w:rFonts w:eastAsia="Roboto" w:cstheme="minorHAnsi"/>
                <w:color w:val="000000" w:themeColor="text1"/>
              </w:rPr>
            </w:pPr>
            <w:r w:rsidRPr="00180C4C">
              <w:rPr>
                <w:rFonts w:eastAsia="Roboto" w:cstheme="minorHAnsi"/>
                <w:color w:val="000000" w:themeColor="text1"/>
              </w:rPr>
              <w:t>Implantar quatro novos terminais de ônibus.</w:t>
            </w:r>
          </w:p>
        </w:tc>
        <w:tc>
          <w:tcPr>
            <w:tcW w:w="2520" w:type="dxa"/>
            <w:tcMar>
              <w:left w:w="105" w:type="dxa"/>
              <w:right w:w="105" w:type="dxa"/>
            </w:tcMar>
          </w:tcPr>
          <w:p w:rsidRPr="00180C4C" w:rsidR="0263577E" w:rsidP="0263577E" w:rsidRDefault="0263577E" w14:paraId="35DBCA52" w14:textId="3D1DC794">
            <w:pPr>
              <w:spacing w:after="200" w:line="276" w:lineRule="auto"/>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333C65E7" w14:textId="77777777">
        <w:trPr>
          <w:trHeight w:val="300"/>
        </w:trPr>
        <w:tc>
          <w:tcPr>
            <w:tcW w:w="795" w:type="dxa"/>
            <w:tcMar>
              <w:left w:w="105" w:type="dxa"/>
              <w:right w:w="105" w:type="dxa"/>
            </w:tcMar>
          </w:tcPr>
          <w:p w:rsidRPr="00180C4C" w:rsidR="0263577E" w:rsidP="0263577E" w:rsidRDefault="0263577E" w14:paraId="50259962" w14:textId="3478CB00">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48</w:t>
            </w:r>
          </w:p>
        </w:tc>
        <w:tc>
          <w:tcPr>
            <w:tcW w:w="5160" w:type="dxa"/>
            <w:tcMar>
              <w:left w:w="105" w:type="dxa"/>
              <w:right w:w="105" w:type="dxa"/>
            </w:tcMar>
          </w:tcPr>
          <w:p w:rsidRPr="00180C4C" w:rsidR="0263577E" w:rsidP="0263577E" w:rsidRDefault="0263577E" w14:paraId="0B60664A" w14:textId="59690D90">
            <w:pPr>
              <w:spacing w:after="200" w:line="276" w:lineRule="auto"/>
              <w:rPr>
                <w:rFonts w:eastAsia="Roboto" w:cstheme="minorHAnsi"/>
                <w:color w:val="000000" w:themeColor="text1"/>
              </w:rPr>
            </w:pPr>
            <w:r w:rsidRPr="00180C4C">
              <w:rPr>
                <w:rFonts w:eastAsia="Roboto" w:cstheme="minorHAnsi"/>
                <w:color w:val="000000" w:themeColor="text1"/>
              </w:rPr>
              <w:t>Implantar 50 quilômetros de faixas exclusivas de ônibus.</w:t>
            </w:r>
          </w:p>
        </w:tc>
        <w:tc>
          <w:tcPr>
            <w:tcW w:w="2520" w:type="dxa"/>
            <w:tcMar>
              <w:left w:w="105" w:type="dxa"/>
              <w:right w:w="105" w:type="dxa"/>
            </w:tcMar>
          </w:tcPr>
          <w:p w:rsidRPr="00180C4C" w:rsidR="0263577E" w:rsidP="0263577E" w:rsidRDefault="0263577E" w14:paraId="5BC3E728" w14:textId="0975D83D">
            <w:pPr>
              <w:spacing w:after="200" w:line="276" w:lineRule="auto"/>
              <w:rPr>
                <w:rFonts w:eastAsia="Roboto" w:cstheme="minorHAnsi"/>
                <w:color w:val="000000" w:themeColor="text1"/>
              </w:rPr>
            </w:pPr>
            <w:r w:rsidRPr="00180C4C">
              <w:rPr>
                <w:rFonts w:eastAsia="Roboto" w:cstheme="minorHAnsi"/>
                <w:color w:val="000000" w:themeColor="text1"/>
              </w:rPr>
              <w:t>SMT</w:t>
            </w:r>
          </w:p>
        </w:tc>
      </w:tr>
      <w:tr w:rsidRPr="00180C4C" w:rsidR="0263577E" w:rsidTr="0263577E" w14:paraId="74E559AC" w14:textId="77777777">
        <w:trPr>
          <w:trHeight w:val="300"/>
        </w:trPr>
        <w:tc>
          <w:tcPr>
            <w:tcW w:w="795" w:type="dxa"/>
            <w:tcMar>
              <w:left w:w="105" w:type="dxa"/>
              <w:right w:w="105" w:type="dxa"/>
            </w:tcMar>
          </w:tcPr>
          <w:p w:rsidRPr="00180C4C" w:rsidR="0263577E" w:rsidP="0263577E" w:rsidRDefault="0263577E" w14:paraId="15A897A9" w14:textId="40FD3630">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49</w:t>
            </w:r>
          </w:p>
        </w:tc>
        <w:tc>
          <w:tcPr>
            <w:tcW w:w="5160" w:type="dxa"/>
            <w:tcMar>
              <w:left w:w="105" w:type="dxa"/>
              <w:right w:w="105" w:type="dxa"/>
            </w:tcMar>
          </w:tcPr>
          <w:p w:rsidRPr="00180C4C" w:rsidR="0263577E" w:rsidP="0263577E" w:rsidRDefault="0263577E" w14:paraId="5A30DA0D" w14:textId="7329F7F8">
            <w:pPr>
              <w:spacing w:after="200" w:line="276" w:lineRule="auto"/>
              <w:rPr>
                <w:rFonts w:eastAsia="Roboto" w:cstheme="minorHAnsi"/>
                <w:color w:val="000000" w:themeColor="text1"/>
              </w:rPr>
            </w:pPr>
            <w:r w:rsidRPr="00180C4C">
              <w:rPr>
                <w:rFonts w:eastAsia="Roboto" w:cstheme="minorHAnsi"/>
                <w:color w:val="000000" w:themeColor="text1"/>
              </w:rPr>
              <w:t>Aumentar em 420 quilômetros a extensão de vias atendidas pelo sistema de ônibus.</w:t>
            </w:r>
          </w:p>
        </w:tc>
        <w:tc>
          <w:tcPr>
            <w:tcW w:w="2520" w:type="dxa"/>
            <w:tcMar>
              <w:left w:w="105" w:type="dxa"/>
              <w:right w:w="105" w:type="dxa"/>
            </w:tcMar>
          </w:tcPr>
          <w:p w:rsidRPr="00180C4C" w:rsidR="0263577E" w:rsidP="0263577E" w:rsidRDefault="0263577E" w14:paraId="36707431" w14:textId="610F9368">
            <w:pPr>
              <w:spacing w:after="200" w:line="276" w:lineRule="auto"/>
              <w:rPr>
                <w:rFonts w:eastAsia="Roboto" w:cstheme="minorHAnsi"/>
                <w:color w:val="000000" w:themeColor="text1"/>
              </w:rPr>
            </w:pPr>
            <w:r w:rsidRPr="00180C4C">
              <w:rPr>
                <w:rFonts w:eastAsia="Roboto" w:cstheme="minorHAnsi"/>
                <w:color w:val="000000" w:themeColor="text1"/>
              </w:rPr>
              <w:t>SMT</w:t>
            </w:r>
          </w:p>
        </w:tc>
      </w:tr>
    </w:tbl>
    <w:p w:rsidRPr="00180C4C" w:rsidR="2F15AE8C" w:rsidP="0263577E" w:rsidRDefault="41869BA6" w14:paraId="5B7B1E89" w14:textId="63B3417F">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Os investimentos em mobilidade urbana constituem um desafio à metodologia aqui proposta. Por um lado, seu impacto é claramente regionalizado: os investimentos em determinado trajeto beneficiam diretamente seu entorno ou uma de suas polaridades. Contudo, sua importância pode ser ainda mais relevante pela conexão de diferentes territórios. Adicionalmente, no IDRGP a apropriação de despesas por parte do índice é feita na escala das Subprefeituras.</w:t>
      </w:r>
    </w:p>
    <w:p w:rsidRPr="00180C4C" w:rsidR="2F15AE8C" w:rsidP="0263577E" w:rsidRDefault="41869BA6" w14:paraId="66C26C31" w14:textId="4174358E">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Idealmente, a avaliação da regionalização do impacto de investimentos dessa natureza deveria levar em consideração a origem/destino de usuários, ou sua região de moradia.</w:t>
      </w:r>
    </w:p>
    <w:p w:rsidRPr="00180C4C" w:rsidR="2F15AE8C" w:rsidP="0263577E" w:rsidRDefault="41869BA6" w14:paraId="65B6F4B7" w14:textId="45AE508E">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No caso da Meta 43, por exemplo, há o intuito de promover, prioritariamente, a conexão com estruturas cicloviárias já existentes. Uma das iniciativas, por exemplo, prevê a conexão de </w:t>
      </w:r>
      <w:r w:rsidRPr="00180C4C">
        <w:rPr>
          <w:rFonts w:eastAsia="Roboto" w:cstheme="minorHAnsi"/>
          <w:color w:val="000000" w:themeColor="text1"/>
          <w:sz w:val="24"/>
          <w:szCs w:val="24"/>
        </w:rPr>
        <w:lastRenderedPageBreak/>
        <w:t>mais de 80% das Subprefeituras à rede cicloviária do Centro Expandido. A Zona Leste de São Paulo, por exemplo, é desconectada do restante da cidade – tal conexão pode ser estabelecida por meio de investimentos nas subprefeituras limítrofes ao Centro, Zona Norte e Zona Sul, como a Mooca e a Vila Prudente. Evidentemente, tais investimentos beneficiarão os habitantes de toda a Zona Leste. Parte dos investimentos cicloviários possuem relação mais estreita com usuários da Subprefeitura de localização, mas não há metodologia de apropriação de benefícios por tipo de intervenção.</w:t>
      </w:r>
    </w:p>
    <w:p w:rsidRPr="00180C4C" w:rsidR="2F15AE8C" w:rsidP="0263577E" w:rsidRDefault="41869BA6" w14:paraId="2BEE2607" w14:textId="742FC049">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Para o caso de investimentos em sistemas de maior capacidade as dificuldades se replicam. Terminais, corredores e faixas podem propiciar conexões a habitantes de diferentes Subprefeituras. Tome-se por exemplo o Corredor Nossa Senhora do Sabará. Sua implantação, na Subprefeitura de Santo Amaro, beneficiaria tanto ou mais a população das Subprefeituras de Cidade Ademar ou Capela do Socorro. O BRT da Radial Leste e da Avenida Aricanduva deve possuir grande densidade de investimentos nas Subprefeituras da Mooca e de Aricanduva, mas transportar maior contingente das Subprefeituras de Itaquera e São Mateus. Esta ação beneficia ainda fortemente moradores de Cidade Tiradentes ou Guaianases, territórios não abarcados diretamente pela localização de despesas.</w:t>
      </w:r>
    </w:p>
    <w:p w:rsidRPr="00180C4C" w:rsidR="2F15AE8C" w:rsidP="0263577E" w:rsidRDefault="41869BA6" w14:paraId="5E4E6418" w14:textId="26CA986F">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Devido às dificuldades apontadas, optou-se por não levar em consideração tais investimentos para fins do IDRGP.</w:t>
      </w:r>
    </w:p>
    <w:p w:rsidRPr="00180C4C" w:rsidR="2F15AE8C" w:rsidP="0263577E" w:rsidRDefault="2F15AE8C" w14:paraId="187D4619" w14:textId="54167933">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810"/>
        <w:gridCol w:w="5130"/>
        <w:gridCol w:w="2520"/>
      </w:tblGrid>
      <w:tr w:rsidRPr="00180C4C" w:rsidR="0263577E" w:rsidTr="0263577E" w14:paraId="52BDA888" w14:textId="77777777">
        <w:trPr>
          <w:trHeight w:val="300"/>
        </w:trPr>
        <w:tc>
          <w:tcPr>
            <w:tcW w:w="810" w:type="dxa"/>
            <w:tcMar>
              <w:left w:w="105" w:type="dxa"/>
              <w:right w:w="105" w:type="dxa"/>
            </w:tcMar>
          </w:tcPr>
          <w:p w:rsidRPr="00180C4C" w:rsidR="0263577E" w:rsidP="0263577E" w:rsidRDefault="0263577E" w14:paraId="5FA28DAC" w14:textId="2F32A4D0">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51</w:t>
            </w:r>
          </w:p>
        </w:tc>
        <w:tc>
          <w:tcPr>
            <w:tcW w:w="5130" w:type="dxa"/>
            <w:tcMar>
              <w:left w:w="105" w:type="dxa"/>
              <w:right w:w="105" w:type="dxa"/>
            </w:tcMar>
          </w:tcPr>
          <w:p w:rsidRPr="00180C4C" w:rsidR="0263577E" w:rsidP="0263577E" w:rsidRDefault="0263577E" w14:paraId="5F382BCC" w14:textId="75864A53">
            <w:pPr>
              <w:spacing w:after="200" w:line="276" w:lineRule="auto"/>
              <w:rPr>
                <w:rFonts w:eastAsia="Roboto" w:cstheme="minorHAnsi"/>
                <w:color w:val="000000" w:themeColor="text1"/>
              </w:rPr>
            </w:pPr>
            <w:r w:rsidRPr="00180C4C">
              <w:rPr>
                <w:rFonts w:eastAsia="Roboto" w:cstheme="minorHAnsi"/>
                <w:color w:val="000000" w:themeColor="text1"/>
              </w:rPr>
              <w:t>Ampliar o acervo de arte urbana do Museu de Arte de Rua (MAR) de São Paulo, com a realização de 260 novos painéis (grafite) em muros e empenas da cidade.</w:t>
            </w:r>
          </w:p>
        </w:tc>
        <w:tc>
          <w:tcPr>
            <w:tcW w:w="2520" w:type="dxa"/>
            <w:tcMar>
              <w:left w:w="105" w:type="dxa"/>
              <w:right w:w="105" w:type="dxa"/>
            </w:tcMar>
          </w:tcPr>
          <w:p w:rsidRPr="00180C4C" w:rsidR="0263577E" w:rsidP="0263577E" w:rsidRDefault="0263577E" w14:paraId="31E9C384" w14:textId="10AAC7B2">
            <w:pPr>
              <w:spacing w:after="200" w:line="276" w:lineRule="auto"/>
              <w:rPr>
                <w:rFonts w:eastAsia="Roboto" w:cstheme="minorHAnsi"/>
                <w:color w:val="000000" w:themeColor="text1"/>
              </w:rPr>
            </w:pPr>
            <w:r w:rsidRPr="00180C4C">
              <w:rPr>
                <w:rFonts w:eastAsia="Roboto" w:cstheme="minorHAnsi"/>
                <w:color w:val="000000" w:themeColor="text1"/>
              </w:rPr>
              <w:t>SMC</w:t>
            </w:r>
          </w:p>
        </w:tc>
      </w:tr>
      <w:tr w:rsidRPr="00180C4C" w:rsidR="0263577E" w:rsidTr="0263577E" w14:paraId="22EB563C" w14:textId="77777777">
        <w:trPr>
          <w:trHeight w:val="300"/>
        </w:trPr>
        <w:tc>
          <w:tcPr>
            <w:tcW w:w="810" w:type="dxa"/>
            <w:tcMar>
              <w:left w:w="105" w:type="dxa"/>
              <w:right w:w="105" w:type="dxa"/>
            </w:tcMar>
          </w:tcPr>
          <w:p w:rsidRPr="00180C4C" w:rsidR="0263577E" w:rsidP="0263577E" w:rsidRDefault="0263577E" w14:paraId="043F1531" w14:textId="74E78013">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52</w:t>
            </w:r>
          </w:p>
        </w:tc>
        <w:tc>
          <w:tcPr>
            <w:tcW w:w="5130" w:type="dxa"/>
            <w:tcMar>
              <w:left w:w="105" w:type="dxa"/>
              <w:right w:w="105" w:type="dxa"/>
            </w:tcMar>
          </w:tcPr>
          <w:p w:rsidRPr="00180C4C" w:rsidR="0263577E" w:rsidP="0263577E" w:rsidRDefault="0263577E" w14:paraId="28086753" w14:textId="68901F86">
            <w:pPr>
              <w:spacing w:after="200" w:line="276" w:lineRule="auto"/>
              <w:rPr>
                <w:rFonts w:eastAsia="Roboto" w:cstheme="minorHAnsi"/>
                <w:color w:val="000000" w:themeColor="text1"/>
              </w:rPr>
            </w:pPr>
            <w:r w:rsidRPr="00180C4C">
              <w:rPr>
                <w:rFonts w:eastAsia="Roboto" w:cstheme="minorHAnsi"/>
                <w:color w:val="000000" w:themeColor="text1"/>
              </w:rPr>
              <w:t>Implantar nove Centros de Referência do Novo Modernismo.</w:t>
            </w:r>
          </w:p>
        </w:tc>
        <w:tc>
          <w:tcPr>
            <w:tcW w:w="2520" w:type="dxa"/>
            <w:tcMar>
              <w:left w:w="105" w:type="dxa"/>
              <w:right w:w="105" w:type="dxa"/>
            </w:tcMar>
          </w:tcPr>
          <w:p w:rsidRPr="00180C4C" w:rsidR="0263577E" w:rsidP="0263577E" w:rsidRDefault="0263577E" w14:paraId="610B6742" w14:textId="63F82C64">
            <w:pPr>
              <w:spacing w:after="200" w:line="276" w:lineRule="auto"/>
              <w:rPr>
                <w:rFonts w:eastAsia="Roboto" w:cstheme="minorHAnsi"/>
                <w:color w:val="000000" w:themeColor="text1"/>
              </w:rPr>
            </w:pPr>
            <w:r w:rsidRPr="00180C4C">
              <w:rPr>
                <w:rFonts w:eastAsia="Roboto" w:cstheme="minorHAnsi"/>
                <w:color w:val="000000" w:themeColor="text1"/>
              </w:rPr>
              <w:t>SMC</w:t>
            </w:r>
          </w:p>
        </w:tc>
      </w:tr>
    </w:tbl>
    <w:p w:rsidRPr="00180C4C" w:rsidR="00502D72" w:rsidP="0263577E" w:rsidRDefault="00502D72" w14:paraId="405EFC1D" w14:textId="77777777">
      <w:pPr>
        <w:spacing w:after="200" w:line="276" w:lineRule="auto"/>
        <w:jc w:val="both"/>
        <w:rPr>
          <w:rFonts w:eastAsia="Roboto" w:cstheme="minorHAnsi"/>
          <w:color w:val="000000" w:themeColor="text1"/>
          <w:sz w:val="24"/>
          <w:szCs w:val="24"/>
        </w:rPr>
      </w:pPr>
    </w:p>
    <w:p w:rsidRPr="00180C4C" w:rsidR="2F15AE8C" w:rsidP="0263577E" w:rsidRDefault="41869BA6" w14:paraId="1F5BFEDE" w14:textId="312A572C">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A política de Cultura está representada no IDRGP, do ponto de vista do acesso (Metas 53 e 54) e da produção (Meta 55). Especificamente sobre a Meta 51, a localização de painéis passa pelas opções dos(as) artistas participantes. No caso da Meta 52, trata-se de seções instaladas em bibliotecas públicas pré-existentes, com acervo enfocando discussões neomodernistas. Os investimentos foram feitos em 2021, sem continuidade da despesa na vigência do PPA 2022-2025. </w:t>
      </w:r>
    </w:p>
    <w:p w:rsidRPr="00180C4C" w:rsidR="2F15AE8C" w:rsidP="0263577E" w:rsidRDefault="2F15AE8C" w14:paraId="4EB7FB59" w14:textId="01706666">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85"/>
        <w:gridCol w:w="5520"/>
        <w:gridCol w:w="2385"/>
      </w:tblGrid>
      <w:tr w:rsidRPr="00180C4C" w:rsidR="0263577E" w:rsidTr="0263577E" w14:paraId="12B49CF4" w14:textId="77777777">
        <w:trPr>
          <w:trHeight w:val="300"/>
        </w:trPr>
        <w:tc>
          <w:tcPr>
            <w:tcW w:w="585" w:type="dxa"/>
            <w:tcMar>
              <w:left w:w="105" w:type="dxa"/>
              <w:right w:w="105" w:type="dxa"/>
            </w:tcMar>
          </w:tcPr>
          <w:p w:rsidRPr="00180C4C" w:rsidR="0263577E" w:rsidP="0263577E" w:rsidRDefault="0263577E" w14:paraId="3C102F31" w14:textId="70E2E6C4">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61</w:t>
            </w:r>
          </w:p>
        </w:tc>
        <w:tc>
          <w:tcPr>
            <w:tcW w:w="5520" w:type="dxa"/>
            <w:tcMar>
              <w:left w:w="105" w:type="dxa"/>
              <w:right w:w="105" w:type="dxa"/>
            </w:tcMar>
          </w:tcPr>
          <w:p w:rsidRPr="00180C4C" w:rsidR="0263577E" w:rsidP="0263577E" w:rsidRDefault="0263577E" w14:paraId="553895CA" w14:textId="440A2E6D">
            <w:pPr>
              <w:spacing w:after="200" w:line="276" w:lineRule="auto"/>
              <w:rPr>
                <w:rFonts w:eastAsia="Roboto" w:cstheme="minorHAnsi"/>
                <w:color w:val="000000" w:themeColor="text1"/>
              </w:rPr>
            </w:pPr>
            <w:r w:rsidRPr="00180C4C">
              <w:rPr>
                <w:rFonts w:eastAsia="Roboto" w:cstheme="minorHAnsi"/>
                <w:color w:val="000000" w:themeColor="text1"/>
              </w:rPr>
              <w:t>Estruturar 400 hortas urbanas e ações de suporte a negócios rurais, com capacitação ligada a economia verde e fomento a tecnologias ambientais.</w:t>
            </w:r>
          </w:p>
        </w:tc>
        <w:tc>
          <w:tcPr>
            <w:tcW w:w="2385" w:type="dxa"/>
            <w:tcMar>
              <w:left w:w="105" w:type="dxa"/>
              <w:right w:w="105" w:type="dxa"/>
            </w:tcMar>
          </w:tcPr>
          <w:p w:rsidRPr="00180C4C" w:rsidR="0263577E" w:rsidP="0263577E" w:rsidRDefault="0263577E" w14:paraId="67DDD707" w14:textId="77159D93">
            <w:pPr>
              <w:spacing w:after="200" w:line="276" w:lineRule="auto"/>
              <w:rPr>
                <w:rFonts w:eastAsia="Roboto" w:cstheme="minorHAnsi"/>
                <w:color w:val="000000" w:themeColor="text1"/>
              </w:rPr>
            </w:pPr>
            <w:r w:rsidRPr="00180C4C">
              <w:rPr>
                <w:rFonts w:eastAsia="Roboto" w:cstheme="minorHAnsi"/>
                <w:color w:val="000000" w:themeColor="text1"/>
              </w:rPr>
              <w:t>SMDET</w:t>
            </w:r>
          </w:p>
        </w:tc>
      </w:tr>
      <w:tr w:rsidRPr="00180C4C" w:rsidR="0263577E" w:rsidTr="0263577E" w14:paraId="1E1016D5" w14:textId="77777777">
        <w:trPr>
          <w:trHeight w:val="300"/>
        </w:trPr>
        <w:tc>
          <w:tcPr>
            <w:tcW w:w="585" w:type="dxa"/>
            <w:tcMar>
              <w:left w:w="105" w:type="dxa"/>
              <w:right w:w="105" w:type="dxa"/>
            </w:tcMar>
          </w:tcPr>
          <w:p w:rsidRPr="00180C4C" w:rsidR="0263577E" w:rsidP="0263577E" w:rsidRDefault="0263577E" w14:paraId="6789A952" w14:textId="43E7C97C">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lastRenderedPageBreak/>
              <w:t>63</w:t>
            </w:r>
          </w:p>
        </w:tc>
        <w:tc>
          <w:tcPr>
            <w:tcW w:w="5520" w:type="dxa"/>
            <w:tcMar>
              <w:left w:w="105" w:type="dxa"/>
              <w:right w:w="105" w:type="dxa"/>
            </w:tcMar>
          </w:tcPr>
          <w:p w:rsidRPr="00180C4C" w:rsidR="0263577E" w:rsidP="0263577E" w:rsidRDefault="0263577E" w14:paraId="530CC77E" w14:textId="21AEC815">
            <w:pPr>
              <w:spacing w:after="200" w:line="276" w:lineRule="auto"/>
              <w:rPr>
                <w:rFonts w:eastAsia="Roboto" w:cstheme="minorHAnsi"/>
                <w:color w:val="000000" w:themeColor="text1"/>
              </w:rPr>
            </w:pPr>
            <w:r w:rsidRPr="00180C4C">
              <w:rPr>
                <w:rFonts w:eastAsia="Roboto" w:cstheme="minorHAnsi"/>
                <w:color w:val="000000" w:themeColor="text1"/>
              </w:rPr>
              <w:t>Implantar duas Unidades de Conservação.</w:t>
            </w:r>
          </w:p>
        </w:tc>
        <w:tc>
          <w:tcPr>
            <w:tcW w:w="2385" w:type="dxa"/>
            <w:tcMar>
              <w:left w:w="105" w:type="dxa"/>
              <w:right w:w="105" w:type="dxa"/>
            </w:tcMar>
          </w:tcPr>
          <w:p w:rsidRPr="00180C4C" w:rsidR="0263577E" w:rsidP="0263577E" w:rsidRDefault="0263577E" w14:paraId="6A4D7350" w14:textId="3F53858A">
            <w:pPr>
              <w:spacing w:after="200" w:line="276" w:lineRule="auto"/>
              <w:rPr>
                <w:rFonts w:eastAsia="Roboto" w:cstheme="minorHAnsi"/>
                <w:color w:val="000000" w:themeColor="text1"/>
              </w:rPr>
            </w:pPr>
            <w:r w:rsidRPr="00180C4C">
              <w:rPr>
                <w:rFonts w:eastAsia="Roboto" w:cstheme="minorHAnsi"/>
                <w:color w:val="000000" w:themeColor="text1"/>
              </w:rPr>
              <w:t>SVMA</w:t>
            </w:r>
          </w:p>
        </w:tc>
      </w:tr>
      <w:tr w:rsidRPr="00180C4C" w:rsidR="0263577E" w:rsidTr="0263577E" w14:paraId="1124129F" w14:textId="77777777">
        <w:trPr>
          <w:trHeight w:val="300"/>
        </w:trPr>
        <w:tc>
          <w:tcPr>
            <w:tcW w:w="585" w:type="dxa"/>
            <w:tcMar>
              <w:left w:w="105" w:type="dxa"/>
              <w:right w:w="105" w:type="dxa"/>
            </w:tcMar>
          </w:tcPr>
          <w:p w:rsidRPr="00180C4C" w:rsidR="0263577E" w:rsidP="0263577E" w:rsidRDefault="0263577E" w14:paraId="35B00AF3" w14:textId="6D8CFE56">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64</w:t>
            </w:r>
          </w:p>
        </w:tc>
        <w:tc>
          <w:tcPr>
            <w:tcW w:w="5520" w:type="dxa"/>
            <w:tcMar>
              <w:left w:w="105" w:type="dxa"/>
              <w:right w:w="105" w:type="dxa"/>
            </w:tcMar>
          </w:tcPr>
          <w:p w:rsidRPr="00180C4C" w:rsidR="0263577E" w:rsidP="0263577E" w:rsidRDefault="0263577E" w14:paraId="46575077" w14:textId="5F98CB36">
            <w:pPr>
              <w:spacing w:after="200" w:line="276" w:lineRule="auto"/>
              <w:rPr>
                <w:rFonts w:eastAsia="Roboto" w:cstheme="minorHAnsi"/>
                <w:color w:val="000000" w:themeColor="text1"/>
              </w:rPr>
            </w:pPr>
            <w:r w:rsidRPr="00180C4C">
              <w:rPr>
                <w:rFonts w:eastAsia="Roboto" w:cstheme="minorHAnsi"/>
                <w:color w:val="000000" w:themeColor="text1"/>
              </w:rPr>
              <w:t>Atingir mais de 50% de cobertura vegetal na cidade de São Paulo.</w:t>
            </w:r>
          </w:p>
        </w:tc>
        <w:tc>
          <w:tcPr>
            <w:tcW w:w="2385" w:type="dxa"/>
            <w:tcMar>
              <w:left w:w="105" w:type="dxa"/>
              <w:right w:w="105" w:type="dxa"/>
            </w:tcMar>
          </w:tcPr>
          <w:p w:rsidRPr="00180C4C" w:rsidR="0263577E" w:rsidP="0263577E" w:rsidRDefault="0263577E" w14:paraId="43C122B9" w14:textId="25487BF3">
            <w:pPr>
              <w:spacing w:after="200" w:line="276" w:lineRule="auto"/>
              <w:rPr>
                <w:rFonts w:eastAsia="Roboto" w:cstheme="minorHAnsi"/>
                <w:color w:val="000000" w:themeColor="text1"/>
              </w:rPr>
            </w:pPr>
            <w:r w:rsidRPr="00180C4C">
              <w:rPr>
                <w:rFonts w:eastAsia="Roboto" w:cstheme="minorHAnsi"/>
                <w:color w:val="000000" w:themeColor="text1"/>
              </w:rPr>
              <w:t>SVMA, SMSUB</w:t>
            </w:r>
          </w:p>
        </w:tc>
      </w:tr>
    </w:tbl>
    <w:p w:rsidRPr="00180C4C" w:rsidR="2F15AE8C" w:rsidP="0263577E" w:rsidRDefault="41869BA6" w14:paraId="2955BE32" w14:textId="7CA6EDF7">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regionalização dessas metas possui forte correlação com a disponibilidade de áreas livres para desenvolvimento das ações. Embora o acesso a áreas verdes seja um marcador de qualidade de vida, este aspecto está bem contemplado na Meta 62.</w:t>
      </w:r>
    </w:p>
    <w:p w:rsidRPr="00180C4C" w:rsidR="2F15AE8C" w:rsidP="0263577E" w:rsidRDefault="2F15AE8C" w14:paraId="57E9FF18" w14:textId="28922EC4">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570"/>
        <w:gridCol w:w="5385"/>
        <w:gridCol w:w="2520"/>
      </w:tblGrid>
      <w:tr w:rsidRPr="00180C4C" w:rsidR="0263577E" w:rsidTr="0263577E" w14:paraId="0E8E187A" w14:textId="77777777">
        <w:trPr>
          <w:trHeight w:val="300"/>
        </w:trPr>
        <w:tc>
          <w:tcPr>
            <w:tcW w:w="570" w:type="dxa"/>
            <w:tcMar>
              <w:left w:w="105" w:type="dxa"/>
              <w:right w:w="105" w:type="dxa"/>
            </w:tcMar>
          </w:tcPr>
          <w:p w:rsidRPr="00180C4C" w:rsidR="0263577E" w:rsidP="0263577E" w:rsidRDefault="0263577E" w14:paraId="0CB8C6F9" w14:textId="7CC3EF72">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65</w:t>
            </w:r>
          </w:p>
        </w:tc>
        <w:tc>
          <w:tcPr>
            <w:tcW w:w="5385" w:type="dxa"/>
            <w:tcMar>
              <w:left w:w="105" w:type="dxa"/>
              <w:right w:w="105" w:type="dxa"/>
            </w:tcMar>
          </w:tcPr>
          <w:p w:rsidRPr="00180C4C" w:rsidR="0263577E" w:rsidP="0263577E" w:rsidRDefault="0263577E" w14:paraId="206EA761" w14:textId="5AFE8422">
            <w:pPr>
              <w:spacing w:after="200" w:line="276" w:lineRule="auto"/>
              <w:rPr>
                <w:rFonts w:eastAsia="Roboto" w:cstheme="minorHAnsi"/>
                <w:color w:val="000000" w:themeColor="text1"/>
              </w:rPr>
            </w:pPr>
            <w:r w:rsidRPr="00180C4C">
              <w:rPr>
                <w:rFonts w:eastAsia="Roboto" w:cstheme="minorHAnsi"/>
                <w:color w:val="000000" w:themeColor="text1"/>
              </w:rPr>
              <w:t>Implantar Hospital Veterinário</w:t>
            </w:r>
          </w:p>
        </w:tc>
        <w:tc>
          <w:tcPr>
            <w:tcW w:w="2520" w:type="dxa"/>
            <w:tcMar>
              <w:left w:w="105" w:type="dxa"/>
              <w:right w:w="105" w:type="dxa"/>
            </w:tcMar>
          </w:tcPr>
          <w:p w:rsidRPr="00180C4C" w:rsidR="0263577E" w:rsidP="0263577E" w:rsidRDefault="0263577E" w14:paraId="1C180AFD" w14:textId="52DD3DF3">
            <w:pPr>
              <w:spacing w:after="200" w:line="276" w:lineRule="auto"/>
              <w:rPr>
                <w:rFonts w:eastAsia="Roboto" w:cstheme="minorHAnsi"/>
                <w:color w:val="000000" w:themeColor="text1"/>
              </w:rPr>
            </w:pPr>
            <w:r w:rsidRPr="00180C4C">
              <w:rPr>
                <w:rFonts w:eastAsia="Roboto" w:cstheme="minorHAnsi"/>
                <w:color w:val="000000" w:themeColor="text1"/>
              </w:rPr>
              <w:t>SMS</w:t>
            </w:r>
          </w:p>
        </w:tc>
      </w:tr>
    </w:tbl>
    <w:p w:rsidRPr="00180C4C" w:rsidR="2F15AE8C" w:rsidP="0263577E" w:rsidRDefault="41869BA6" w14:paraId="693A8B6B" w14:textId="0DC5EC80">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 A atenção à saúde animal não se relaciona às dimensões de desigualdade territorial utilizadas na composição do IDRGP.</w:t>
      </w:r>
    </w:p>
    <w:p w:rsidRPr="00180C4C" w:rsidR="2F15AE8C" w:rsidP="0263577E" w:rsidRDefault="2F15AE8C" w14:paraId="135303E5" w14:textId="229137C1">
      <w:pPr>
        <w:spacing w:after="200" w:line="276" w:lineRule="auto"/>
        <w:jc w:val="both"/>
        <w:rPr>
          <w:rFonts w:eastAsia="Roboto" w:cstheme="minorHAnsi"/>
          <w:color w:val="000000" w:themeColor="text1"/>
          <w:sz w:val="24"/>
          <w:szCs w:val="24"/>
        </w:rPr>
      </w:pP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615"/>
        <w:gridCol w:w="5340"/>
        <w:gridCol w:w="2520"/>
      </w:tblGrid>
      <w:tr w:rsidRPr="00180C4C" w:rsidR="0263577E" w:rsidTr="0263577E" w14:paraId="56D06ADC" w14:textId="77777777">
        <w:trPr>
          <w:trHeight w:val="300"/>
        </w:trPr>
        <w:tc>
          <w:tcPr>
            <w:tcW w:w="615" w:type="dxa"/>
            <w:tcMar>
              <w:left w:w="105" w:type="dxa"/>
              <w:right w:w="105" w:type="dxa"/>
            </w:tcMar>
          </w:tcPr>
          <w:p w:rsidRPr="00180C4C" w:rsidR="0263577E" w:rsidP="0263577E" w:rsidRDefault="0263577E" w14:paraId="4A647043" w14:textId="00FA0881">
            <w:pPr>
              <w:spacing w:after="200" w:line="276" w:lineRule="auto"/>
              <w:cnfStyle w:val="001000000000" w:firstRow="0" w:lastRow="0" w:firstColumn="1"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b w:val="0"/>
                <w:bCs w:val="0"/>
                <w:color w:val="000000" w:themeColor="text1"/>
              </w:rPr>
              <w:t>67</w:t>
            </w:r>
          </w:p>
        </w:tc>
        <w:tc>
          <w:tcPr>
            <w:tcW w:w="5340" w:type="dxa"/>
            <w:tcMar>
              <w:left w:w="105" w:type="dxa"/>
              <w:right w:w="105" w:type="dxa"/>
            </w:tcMar>
          </w:tcPr>
          <w:p w:rsidRPr="00180C4C" w:rsidR="0263577E" w:rsidP="0263577E" w:rsidRDefault="0263577E" w14:paraId="65A8B106" w14:textId="22CC64DB">
            <w:pPr>
              <w:spacing w:after="200" w:line="276" w:lineRule="auto"/>
              <w:rPr>
                <w:rFonts w:eastAsia="Roboto" w:cstheme="minorHAnsi"/>
                <w:color w:val="000000" w:themeColor="text1"/>
              </w:rPr>
            </w:pPr>
            <w:r w:rsidRPr="00180C4C">
              <w:rPr>
                <w:rFonts w:eastAsia="Roboto" w:cstheme="minorHAnsi"/>
                <w:color w:val="000000" w:themeColor="text1"/>
              </w:rPr>
              <w:t>Reduzir em 15% o total de carga orgânica (proveniente da cidade de São Paulo) lançada no reservatório Guarapiranga.</w:t>
            </w:r>
          </w:p>
        </w:tc>
        <w:tc>
          <w:tcPr>
            <w:tcW w:w="2520" w:type="dxa"/>
            <w:tcMar>
              <w:left w:w="105" w:type="dxa"/>
              <w:right w:w="105" w:type="dxa"/>
            </w:tcMar>
          </w:tcPr>
          <w:p w:rsidRPr="00180C4C" w:rsidR="0263577E" w:rsidP="0263577E" w:rsidRDefault="0263577E" w14:paraId="0B603B71" w14:textId="4831E190">
            <w:pPr>
              <w:spacing w:after="200" w:line="276" w:lineRule="auto"/>
              <w:rPr>
                <w:rFonts w:eastAsia="Roboto" w:cstheme="minorHAnsi"/>
                <w:color w:val="000000" w:themeColor="text1"/>
              </w:rPr>
            </w:pPr>
            <w:r w:rsidRPr="00180C4C">
              <w:rPr>
                <w:rFonts w:eastAsia="Roboto" w:cstheme="minorHAnsi"/>
                <w:color w:val="000000" w:themeColor="text1"/>
              </w:rPr>
              <w:t>SEHAB, SGM, SVMA</w:t>
            </w:r>
          </w:p>
        </w:tc>
      </w:tr>
    </w:tbl>
    <w:p w:rsidRPr="00180C4C" w:rsidR="2F15AE8C" w:rsidP="0263577E" w:rsidRDefault="41869BA6" w14:paraId="3A3DECBE" w14:textId="426D8DC0">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redução de carga orgânica lançada à represa terá um impacto ambiental positivo e as ações para seu atingimento reverterão também em impacto social, por meio de ações de melhorias em assentamentos precários. Em grande medida, há coincidência entre as ações de melhorias com benefícios diretos para a população local previstas aqui e na Meta 13, já computada para fins do IDRGP.</w:t>
      </w:r>
    </w:p>
    <w:p w:rsidRPr="00180C4C" w:rsidR="2F15AE8C" w:rsidP="0263577E" w:rsidRDefault="2F15AE8C" w14:paraId="612AA400" w14:textId="351DD816">
      <w:pPr>
        <w:spacing w:after="200" w:line="276" w:lineRule="auto"/>
        <w:jc w:val="both"/>
        <w:rPr>
          <w:rFonts w:eastAsia="Roboto" w:cstheme="minorHAnsi"/>
          <w:color w:val="000000" w:themeColor="text1"/>
          <w:sz w:val="24"/>
          <w:szCs w:val="24"/>
        </w:rPr>
      </w:pPr>
    </w:p>
    <w:p w:rsidRPr="00180C4C" w:rsidR="2F15AE8C" w:rsidP="007B6C4D" w:rsidRDefault="41869BA6" w14:paraId="0ADA56EC" w14:textId="6F31EAD4">
      <w:pPr>
        <w:rPr>
          <w:rFonts w:cstheme="minorHAnsi"/>
          <w:b/>
          <w:bCs/>
        </w:rPr>
      </w:pPr>
      <w:r w:rsidRPr="00180C4C">
        <w:rPr>
          <w:rFonts w:cstheme="minorHAnsi"/>
          <w:b/>
          <w:bCs/>
        </w:rPr>
        <w:t>3.4. Metas regionalizáveis consideradas:</w:t>
      </w: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450"/>
        <w:gridCol w:w="4845"/>
        <w:gridCol w:w="1335"/>
        <w:gridCol w:w="1845"/>
      </w:tblGrid>
      <w:tr w:rsidRPr="00180C4C" w:rsidR="0263577E" w:rsidTr="0263577E" w14:paraId="16E97DEF"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173013E" w14:textId="52E049AD">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3</w:t>
            </w:r>
          </w:p>
        </w:tc>
        <w:tc>
          <w:tcPr>
            <w:tcW w:w="4845" w:type="dxa"/>
            <w:tcMar>
              <w:left w:w="105" w:type="dxa"/>
              <w:right w:w="105" w:type="dxa"/>
            </w:tcMar>
            <w:vAlign w:val="center"/>
          </w:tcPr>
          <w:p w:rsidRPr="00180C4C" w:rsidR="0263577E" w:rsidP="0263577E" w:rsidRDefault="0263577E" w14:paraId="2BD29203" w14:textId="34E731D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30 novos equipamentos de saúde no município.</w:t>
            </w:r>
          </w:p>
        </w:tc>
        <w:tc>
          <w:tcPr>
            <w:tcW w:w="1335" w:type="dxa"/>
            <w:tcMar>
              <w:left w:w="105" w:type="dxa"/>
              <w:right w:w="105" w:type="dxa"/>
            </w:tcMar>
            <w:vAlign w:val="center"/>
          </w:tcPr>
          <w:p w:rsidRPr="00180C4C" w:rsidR="0263577E" w:rsidP="0263577E" w:rsidRDefault="0263577E" w14:paraId="4640244C" w14:textId="6E797CE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w:t>
            </w:r>
          </w:p>
        </w:tc>
        <w:tc>
          <w:tcPr>
            <w:tcW w:w="1845" w:type="dxa"/>
            <w:tcMar>
              <w:left w:w="105" w:type="dxa"/>
              <w:right w:w="105" w:type="dxa"/>
            </w:tcMar>
            <w:vAlign w:val="center"/>
          </w:tcPr>
          <w:p w:rsidRPr="00180C4C" w:rsidR="0263577E" w:rsidP="0263577E" w:rsidRDefault="0263577E" w14:paraId="40C77018" w14:textId="010343FA">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530E5656"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585D2729" w14:textId="268743CE">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4</w:t>
            </w:r>
          </w:p>
        </w:tc>
        <w:tc>
          <w:tcPr>
            <w:tcW w:w="4845" w:type="dxa"/>
            <w:tcMar>
              <w:left w:w="105" w:type="dxa"/>
              <w:right w:w="105" w:type="dxa"/>
            </w:tcMar>
            <w:vAlign w:val="center"/>
          </w:tcPr>
          <w:p w:rsidRPr="00180C4C" w:rsidR="0263577E" w:rsidP="0263577E" w:rsidRDefault="0263577E" w14:paraId="0441765C" w14:textId="07D9266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Reformar e/ou reequipar 187 equipamentos de saúde no município.</w:t>
            </w:r>
          </w:p>
        </w:tc>
        <w:tc>
          <w:tcPr>
            <w:tcW w:w="1335" w:type="dxa"/>
            <w:tcMar>
              <w:left w:w="105" w:type="dxa"/>
              <w:right w:w="105" w:type="dxa"/>
            </w:tcMar>
            <w:vAlign w:val="center"/>
          </w:tcPr>
          <w:p w:rsidRPr="00180C4C" w:rsidR="0263577E" w:rsidP="0263577E" w:rsidRDefault="0263577E" w14:paraId="29F50051" w14:textId="061ABE19">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w:t>
            </w:r>
          </w:p>
        </w:tc>
        <w:tc>
          <w:tcPr>
            <w:tcW w:w="1845" w:type="dxa"/>
            <w:tcMar>
              <w:left w:w="105" w:type="dxa"/>
              <w:right w:w="105" w:type="dxa"/>
            </w:tcMar>
            <w:vAlign w:val="center"/>
          </w:tcPr>
          <w:p w:rsidRPr="00180C4C" w:rsidR="0263577E" w:rsidP="0263577E" w:rsidRDefault="0263577E" w14:paraId="17554CB1" w14:textId="6505072E">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132791AE"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15E3C25C" w14:textId="1F45F848">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5</w:t>
            </w:r>
          </w:p>
        </w:tc>
        <w:tc>
          <w:tcPr>
            <w:tcW w:w="4845" w:type="dxa"/>
            <w:tcMar>
              <w:left w:w="105" w:type="dxa"/>
              <w:right w:w="105" w:type="dxa"/>
            </w:tcMar>
            <w:vAlign w:val="center"/>
          </w:tcPr>
          <w:p w:rsidRPr="00180C4C" w:rsidR="0263577E" w:rsidP="0263577E" w:rsidRDefault="0263577E" w14:paraId="1922FC32" w14:textId="3F3753C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seis Centros de Referência de Saúde Bucal.</w:t>
            </w:r>
          </w:p>
        </w:tc>
        <w:tc>
          <w:tcPr>
            <w:tcW w:w="1335" w:type="dxa"/>
            <w:tcMar>
              <w:left w:w="105" w:type="dxa"/>
              <w:right w:w="105" w:type="dxa"/>
            </w:tcMar>
            <w:vAlign w:val="center"/>
          </w:tcPr>
          <w:p w:rsidRPr="00180C4C" w:rsidR="0263577E" w:rsidP="0263577E" w:rsidRDefault="0263577E" w14:paraId="322DE0BA" w14:textId="13970922">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w:t>
            </w:r>
          </w:p>
        </w:tc>
        <w:tc>
          <w:tcPr>
            <w:tcW w:w="1845" w:type="dxa"/>
            <w:tcMar>
              <w:left w:w="105" w:type="dxa"/>
              <w:right w:w="105" w:type="dxa"/>
            </w:tcMar>
            <w:vAlign w:val="center"/>
          </w:tcPr>
          <w:p w:rsidRPr="00180C4C" w:rsidR="0263577E" w:rsidP="0263577E" w:rsidRDefault="0263577E" w14:paraId="0ED99625" w14:textId="5E8FAB12">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17B7AAB0"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2AD8A6F" w14:textId="0F547D3C">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7</w:t>
            </w:r>
          </w:p>
        </w:tc>
        <w:tc>
          <w:tcPr>
            <w:tcW w:w="4845" w:type="dxa"/>
            <w:tcMar>
              <w:left w:w="105" w:type="dxa"/>
              <w:right w:w="105" w:type="dxa"/>
            </w:tcMar>
            <w:vAlign w:val="center"/>
          </w:tcPr>
          <w:p w:rsidRPr="00180C4C" w:rsidR="0263577E" w:rsidP="0263577E" w:rsidRDefault="0263577E" w14:paraId="20879A0E" w14:textId="265416D9">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seis Centros da Dor.</w:t>
            </w:r>
          </w:p>
        </w:tc>
        <w:tc>
          <w:tcPr>
            <w:tcW w:w="1335" w:type="dxa"/>
            <w:tcMar>
              <w:left w:w="105" w:type="dxa"/>
              <w:right w:w="105" w:type="dxa"/>
            </w:tcMar>
            <w:vAlign w:val="center"/>
          </w:tcPr>
          <w:p w:rsidRPr="00180C4C" w:rsidR="0263577E" w:rsidP="0263577E" w:rsidRDefault="0263577E" w14:paraId="6E06A762" w14:textId="725464C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w:t>
            </w:r>
          </w:p>
        </w:tc>
        <w:tc>
          <w:tcPr>
            <w:tcW w:w="1845" w:type="dxa"/>
            <w:tcMar>
              <w:left w:w="105" w:type="dxa"/>
              <w:right w:w="105" w:type="dxa"/>
            </w:tcMar>
            <w:vAlign w:val="center"/>
          </w:tcPr>
          <w:p w:rsidRPr="00180C4C" w:rsidR="0263577E" w:rsidP="0263577E" w:rsidRDefault="0263577E" w14:paraId="17E5D843" w14:textId="3DD4E91A">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3B59AA80"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747659BF" w14:textId="62A16633">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8</w:t>
            </w:r>
          </w:p>
        </w:tc>
        <w:tc>
          <w:tcPr>
            <w:tcW w:w="4845" w:type="dxa"/>
            <w:tcMar>
              <w:left w:w="105" w:type="dxa"/>
              <w:right w:w="105" w:type="dxa"/>
            </w:tcMar>
            <w:vAlign w:val="center"/>
          </w:tcPr>
          <w:p w:rsidRPr="00180C4C" w:rsidR="0263577E" w:rsidP="0263577E" w:rsidRDefault="0263577E" w14:paraId="6EAF1473" w14:textId="37E7012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seis novos Centros de Atenção Psicossocial (CAPS).</w:t>
            </w:r>
          </w:p>
        </w:tc>
        <w:tc>
          <w:tcPr>
            <w:tcW w:w="1335" w:type="dxa"/>
            <w:tcMar>
              <w:left w:w="105" w:type="dxa"/>
              <w:right w:w="105" w:type="dxa"/>
            </w:tcMar>
            <w:vAlign w:val="center"/>
          </w:tcPr>
          <w:p w:rsidRPr="00180C4C" w:rsidR="0263577E" w:rsidP="0263577E" w:rsidRDefault="0263577E" w14:paraId="7846E2B8" w14:textId="4A66707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w:t>
            </w:r>
          </w:p>
        </w:tc>
        <w:tc>
          <w:tcPr>
            <w:tcW w:w="1845" w:type="dxa"/>
            <w:tcMar>
              <w:left w:w="105" w:type="dxa"/>
              <w:right w:w="105" w:type="dxa"/>
            </w:tcMar>
            <w:vAlign w:val="center"/>
          </w:tcPr>
          <w:p w:rsidRPr="00180C4C" w:rsidR="0263577E" w:rsidP="0263577E" w:rsidRDefault="0263577E" w14:paraId="6AF1630B" w14:textId="333CDB2E">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4A04F7CE"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A266058" w14:textId="3B95B1DE">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9</w:t>
            </w:r>
          </w:p>
        </w:tc>
        <w:tc>
          <w:tcPr>
            <w:tcW w:w="4845" w:type="dxa"/>
            <w:tcMar>
              <w:left w:w="105" w:type="dxa"/>
              <w:right w:w="105" w:type="dxa"/>
            </w:tcMar>
            <w:vAlign w:val="center"/>
          </w:tcPr>
          <w:p w:rsidRPr="00180C4C" w:rsidR="0263577E" w:rsidP="0263577E" w:rsidRDefault="0263577E" w14:paraId="25449A22" w14:textId="210C297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Ampliar a Cobertura da Atenção Básica com a implantação de 40 equipes de Estratégia de Saúde da Família (ESF).</w:t>
            </w:r>
          </w:p>
        </w:tc>
        <w:tc>
          <w:tcPr>
            <w:tcW w:w="1335" w:type="dxa"/>
            <w:tcMar>
              <w:left w:w="105" w:type="dxa"/>
              <w:right w:w="105" w:type="dxa"/>
            </w:tcMar>
            <w:vAlign w:val="center"/>
          </w:tcPr>
          <w:p w:rsidRPr="00180C4C" w:rsidR="0263577E" w:rsidP="0263577E" w:rsidRDefault="0263577E" w14:paraId="4B0C2C63" w14:textId="058F5B9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w:t>
            </w:r>
          </w:p>
        </w:tc>
        <w:tc>
          <w:tcPr>
            <w:tcW w:w="1845" w:type="dxa"/>
            <w:tcMar>
              <w:left w:w="105" w:type="dxa"/>
              <w:right w:w="105" w:type="dxa"/>
            </w:tcMar>
            <w:vAlign w:val="center"/>
          </w:tcPr>
          <w:p w:rsidRPr="00180C4C" w:rsidR="0263577E" w:rsidP="0263577E" w:rsidRDefault="0263577E" w14:paraId="28BC1F37" w14:textId="359AD90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6E2D0A3F"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457A9A6" w14:textId="3C82A840">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lastRenderedPageBreak/>
              <w:t>10</w:t>
            </w:r>
          </w:p>
        </w:tc>
        <w:tc>
          <w:tcPr>
            <w:tcW w:w="4845" w:type="dxa"/>
            <w:tcMar>
              <w:left w:w="105" w:type="dxa"/>
              <w:right w:w="105" w:type="dxa"/>
            </w:tcMar>
            <w:vAlign w:val="center"/>
          </w:tcPr>
          <w:p w:rsidRPr="00180C4C" w:rsidR="0263577E" w:rsidP="0263577E" w:rsidRDefault="0263577E" w14:paraId="3F814293" w14:textId="2A299B9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Criar 50 mil vagas em creches, condicionadas à demanda.</w:t>
            </w:r>
          </w:p>
        </w:tc>
        <w:tc>
          <w:tcPr>
            <w:tcW w:w="1335" w:type="dxa"/>
            <w:tcMar>
              <w:left w:w="105" w:type="dxa"/>
              <w:right w:w="105" w:type="dxa"/>
            </w:tcMar>
            <w:vAlign w:val="center"/>
          </w:tcPr>
          <w:p w:rsidRPr="00180C4C" w:rsidR="0263577E" w:rsidP="0263577E" w:rsidRDefault="0263577E" w14:paraId="19DC2135" w14:textId="5893D78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SME, SMS</w:t>
            </w:r>
          </w:p>
        </w:tc>
        <w:tc>
          <w:tcPr>
            <w:tcW w:w="1845" w:type="dxa"/>
            <w:tcMar>
              <w:left w:w="105" w:type="dxa"/>
              <w:right w:w="105" w:type="dxa"/>
            </w:tcMar>
            <w:vAlign w:val="center"/>
          </w:tcPr>
          <w:p w:rsidRPr="00180C4C" w:rsidR="0263577E" w:rsidP="0263577E" w:rsidRDefault="0263577E" w14:paraId="38A30BDF" w14:textId="24465B52">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5ACE5FFE"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157CC7B8" w14:textId="4C31332E">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12</w:t>
            </w:r>
          </w:p>
        </w:tc>
        <w:tc>
          <w:tcPr>
            <w:tcW w:w="4845" w:type="dxa"/>
            <w:tcMar>
              <w:left w:w="105" w:type="dxa"/>
              <w:right w:w="105" w:type="dxa"/>
            </w:tcMar>
            <w:vAlign w:val="center"/>
          </w:tcPr>
          <w:p w:rsidRPr="00180C4C" w:rsidR="0263577E" w:rsidP="0263577E" w:rsidRDefault="0263577E" w14:paraId="7915DC92" w14:textId="6E85D1BB">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Prover 49.000 moradias de interesse social.</w:t>
            </w:r>
          </w:p>
        </w:tc>
        <w:tc>
          <w:tcPr>
            <w:tcW w:w="1335" w:type="dxa"/>
            <w:tcMar>
              <w:left w:w="105" w:type="dxa"/>
              <w:right w:w="105" w:type="dxa"/>
            </w:tcMar>
            <w:vAlign w:val="center"/>
          </w:tcPr>
          <w:p w:rsidRPr="00180C4C" w:rsidR="0263577E" w:rsidP="0263577E" w:rsidRDefault="0263577E" w14:paraId="5148DD93" w14:textId="794CEAD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SEHAB</w:t>
            </w:r>
          </w:p>
        </w:tc>
        <w:tc>
          <w:tcPr>
            <w:tcW w:w="1845" w:type="dxa"/>
            <w:tcMar>
              <w:left w:w="105" w:type="dxa"/>
              <w:right w:w="105" w:type="dxa"/>
            </w:tcMar>
            <w:vAlign w:val="center"/>
          </w:tcPr>
          <w:p w:rsidRPr="00180C4C" w:rsidR="0263577E" w:rsidP="0263577E" w:rsidRDefault="0263577E" w14:paraId="54922D5D" w14:textId="09E3690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06D49265"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6AAAF0EE" w14:textId="626B770D">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13</w:t>
            </w:r>
          </w:p>
        </w:tc>
        <w:tc>
          <w:tcPr>
            <w:tcW w:w="4845" w:type="dxa"/>
            <w:tcMar>
              <w:left w:w="105" w:type="dxa"/>
              <w:right w:w="105" w:type="dxa"/>
            </w:tcMar>
            <w:vAlign w:val="center"/>
          </w:tcPr>
          <w:p w:rsidRPr="00180C4C" w:rsidR="0263577E" w:rsidP="0263577E" w:rsidRDefault="0263577E" w14:paraId="0A97D5E5" w14:textId="5BD998FA">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Beneficiar 27.000 famílias com urbanização em assentamentos precários.</w:t>
            </w:r>
          </w:p>
        </w:tc>
        <w:tc>
          <w:tcPr>
            <w:tcW w:w="1335" w:type="dxa"/>
            <w:tcMar>
              <w:left w:w="105" w:type="dxa"/>
              <w:right w:w="105" w:type="dxa"/>
            </w:tcMar>
            <w:vAlign w:val="center"/>
          </w:tcPr>
          <w:p w:rsidRPr="00180C4C" w:rsidR="0263577E" w:rsidP="0263577E" w:rsidRDefault="0263577E" w14:paraId="7359151B" w14:textId="26D08E71">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SEHAB</w:t>
            </w:r>
          </w:p>
        </w:tc>
        <w:tc>
          <w:tcPr>
            <w:tcW w:w="1845" w:type="dxa"/>
            <w:tcMar>
              <w:left w:w="105" w:type="dxa"/>
              <w:right w:w="105" w:type="dxa"/>
            </w:tcMar>
            <w:vAlign w:val="center"/>
          </w:tcPr>
          <w:p w:rsidRPr="00180C4C" w:rsidR="0263577E" w:rsidP="0263577E" w:rsidRDefault="0263577E" w14:paraId="2602055A" w14:textId="1ABE74A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7C81F941"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1B726D1D" w14:textId="4FE67913">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14</w:t>
            </w:r>
          </w:p>
        </w:tc>
        <w:tc>
          <w:tcPr>
            <w:tcW w:w="4845" w:type="dxa"/>
            <w:tcMar>
              <w:left w:w="105" w:type="dxa"/>
              <w:right w:w="105" w:type="dxa"/>
            </w:tcMar>
            <w:vAlign w:val="center"/>
          </w:tcPr>
          <w:p w:rsidRPr="00180C4C" w:rsidR="0263577E" w:rsidP="0263577E" w:rsidRDefault="0263577E" w14:paraId="7BDE935F" w14:textId="08CFDC5B">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Beneficiar 220.000 famílias com procedimentos de regularização fundiária.</w:t>
            </w:r>
          </w:p>
        </w:tc>
        <w:tc>
          <w:tcPr>
            <w:tcW w:w="1335" w:type="dxa"/>
            <w:tcMar>
              <w:left w:w="105" w:type="dxa"/>
              <w:right w:w="105" w:type="dxa"/>
            </w:tcMar>
            <w:vAlign w:val="center"/>
          </w:tcPr>
          <w:p w:rsidRPr="00180C4C" w:rsidR="0263577E" w:rsidP="0263577E" w:rsidRDefault="0263577E" w14:paraId="43CD2CAB" w14:textId="09B9B0A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SEHAB</w:t>
            </w:r>
          </w:p>
        </w:tc>
        <w:tc>
          <w:tcPr>
            <w:tcW w:w="1845" w:type="dxa"/>
            <w:tcMar>
              <w:left w:w="105" w:type="dxa"/>
              <w:right w:w="105" w:type="dxa"/>
            </w:tcMar>
            <w:vAlign w:val="center"/>
          </w:tcPr>
          <w:p w:rsidRPr="00180C4C" w:rsidR="0263577E" w:rsidP="0263577E" w:rsidRDefault="0263577E" w14:paraId="45BD191E" w14:textId="58B92AD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76736A18"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441F1664" w14:textId="06098E0B">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17</w:t>
            </w:r>
          </w:p>
        </w:tc>
        <w:tc>
          <w:tcPr>
            <w:tcW w:w="4845" w:type="dxa"/>
            <w:tcMar>
              <w:left w:w="105" w:type="dxa"/>
              <w:right w:w="105" w:type="dxa"/>
            </w:tcMar>
            <w:vAlign w:val="center"/>
          </w:tcPr>
          <w:p w:rsidRPr="00180C4C" w:rsidR="0263577E" w:rsidP="0263577E" w:rsidRDefault="0263577E" w14:paraId="40A65542" w14:textId="0C805B0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60 serviços de atendimento a pessoas idosas.</w:t>
            </w:r>
          </w:p>
        </w:tc>
        <w:tc>
          <w:tcPr>
            <w:tcW w:w="1335" w:type="dxa"/>
            <w:tcMar>
              <w:left w:w="105" w:type="dxa"/>
              <w:right w:w="105" w:type="dxa"/>
            </w:tcMar>
            <w:vAlign w:val="center"/>
          </w:tcPr>
          <w:p w:rsidRPr="00180C4C" w:rsidR="0263577E" w:rsidP="0263577E" w:rsidRDefault="0263577E" w14:paraId="5016F911" w14:textId="48F9A4F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SMADS, SMDHC</w:t>
            </w:r>
          </w:p>
        </w:tc>
        <w:tc>
          <w:tcPr>
            <w:tcW w:w="1845" w:type="dxa"/>
            <w:tcMar>
              <w:left w:w="105" w:type="dxa"/>
              <w:right w:w="105" w:type="dxa"/>
            </w:tcMar>
            <w:vAlign w:val="center"/>
          </w:tcPr>
          <w:p w:rsidRPr="00180C4C" w:rsidR="0263577E" w:rsidP="0263577E" w:rsidRDefault="0263577E" w14:paraId="1054BB19" w14:textId="21AE3A2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6E77F2C9"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1C998902" w14:textId="55146565">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25</w:t>
            </w:r>
          </w:p>
        </w:tc>
        <w:tc>
          <w:tcPr>
            <w:tcW w:w="4845" w:type="dxa"/>
            <w:tcMar>
              <w:left w:w="105" w:type="dxa"/>
              <w:right w:w="105" w:type="dxa"/>
            </w:tcMar>
            <w:vAlign w:val="center"/>
          </w:tcPr>
          <w:p w:rsidRPr="00180C4C" w:rsidR="0263577E" w:rsidP="0263577E" w:rsidRDefault="0263577E" w14:paraId="05B6EDDF" w14:textId="0E21889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12 novos CEUs.</w:t>
            </w:r>
          </w:p>
        </w:tc>
        <w:tc>
          <w:tcPr>
            <w:tcW w:w="1335" w:type="dxa"/>
            <w:tcMar>
              <w:left w:w="105" w:type="dxa"/>
              <w:right w:w="105" w:type="dxa"/>
            </w:tcMar>
            <w:vAlign w:val="center"/>
          </w:tcPr>
          <w:p w:rsidRPr="00180C4C" w:rsidR="0263577E" w:rsidP="0263577E" w:rsidRDefault="0263577E" w14:paraId="1AD556F2" w14:textId="2A3592E1">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SME</w:t>
            </w:r>
          </w:p>
        </w:tc>
        <w:tc>
          <w:tcPr>
            <w:tcW w:w="1845" w:type="dxa"/>
            <w:tcMar>
              <w:left w:w="105" w:type="dxa"/>
              <w:right w:w="105" w:type="dxa"/>
            </w:tcMar>
            <w:vAlign w:val="center"/>
          </w:tcPr>
          <w:p w:rsidRPr="00180C4C" w:rsidR="0263577E" w:rsidP="0263577E" w:rsidRDefault="0263577E" w14:paraId="436A170E" w14:textId="0F04EC3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3CE5604A"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774250DC" w14:textId="519145BD">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26</w:t>
            </w:r>
          </w:p>
        </w:tc>
        <w:tc>
          <w:tcPr>
            <w:tcW w:w="4845" w:type="dxa"/>
            <w:tcMar>
              <w:left w:w="105" w:type="dxa"/>
              <w:right w:w="105" w:type="dxa"/>
            </w:tcMar>
            <w:vAlign w:val="center"/>
          </w:tcPr>
          <w:p w:rsidRPr="00180C4C" w:rsidR="0263577E" w:rsidP="0263577E" w:rsidRDefault="0263577E" w14:paraId="086BB749" w14:textId="36213C1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Inaugurar 45 novas unidades escolares.</w:t>
            </w:r>
          </w:p>
        </w:tc>
        <w:tc>
          <w:tcPr>
            <w:tcW w:w="1335" w:type="dxa"/>
            <w:tcMar>
              <w:left w:w="105" w:type="dxa"/>
              <w:right w:w="105" w:type="dxa"/>
            </w:tcMar>
            <w:vAlign w:val="center"/>
          </w:tcPr>
          <w:p w:rsidRPr="00180C4C" w:rsidR="0263577E" w:rsidP="0263577E" w:rsidRDefault="0263577E" w14:paraId="3B560C97" w14:textId="34EC85E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SME</w:t>
            </w:r>
          </w:p>
        </w:tc>
        <w:tc>
          <w:tcPr>
            <w:tcW w:w="1845" w:type="dxa"/>
            <w:tcMar>
              <w:left w:w="105" w:type="dxa"/>
              <w:right w:w="105" w:type="dxa"/>
            </w:tcMar>
            <w:vAlign w:val="center"/>
          </w:tcPr>
          <w:p w:rsidRPr="00180C4C" w:rsidR="0263577E" w:rsidP="0263577E" w:rsidRDefault="0263577E" w14:paraId="6F9B80C1" w14:textId="61749C25">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5A11F611"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3C4725D" w14:textId="45DBA4C4">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27</w:t>
            </w:r>
          </w:p>
        </w:tc>
        <w:tc>
          <w:tcPr>
            <w:tcW w:w="4845" w:type="dxa"/>
            <w:tcMar>
              <w:left w:w="105" w:type="dxa"/>
              <w:right w:w="105" w:type="dxa"/>
            </w:tcMar>
            <w:vAlign w:val="center"/>
          </w:tcPr>
          <w:p w:rsidRPr="00180C4C" w:rsidR="0263577E" w:rsidP="0263577E" w:rsidRDefault="0263577E" w14:paraId="0B8FE683" w14:textId="05ABD00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Ofertar cursos de idiomas para os estudantes da rede municipal em todos os CEUs.</w:t>
            </w:r>
          </w:p>
        </w:tc>
        <w:tc>
          <w:tcPr>
            <w:tcW w:w="1335" w:type="dxa"/>
            <w:tcMar>
              <w:left w:w="105" w:type="dxa"/>
              <w:right w:w="105" w:type="dxa"/>
            </w:tcMar>
            <w:vAlign w:val="center"/>
          </w:tcPr>
          <w:p w:rsidRPr="00180C4C" w:rsidR="0263577E" w:rsidP="0263577E" w:rsidRDefault="0263577E" w14:paraId="1183B67E" w14:textId="28CDB50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SME</w:t>
            </w:r>
          </w:p>
        </w:tc>
        <w:tc>
          <w:tcPr>
            <w:tcW w:w="1845" w:type="dxa"/>
            <w:tcMar>
              <w:left w:w="105" w:type="dxa"/>
              <w:right w:w="105" w:type="dxa"/>
            </w:tcMar>
            <w:vAlign w:val="center"/>
          </w:tcPr>
          <w:p w:rsidRPr="00180C4C" w:rsidR="0263577E" w:rsidP="0263577E" w:rsidRDefault="0263577E" w14:paraId="41983295" w14:textId="5D44D85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34E34FA4"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01F53CD1" w14:textId="7375E4D1">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28</w:t>
            </w:r>
          </w:p>
        </w:tc>
        <w:tc>
          <w:tcPr>
            <w:tcW w:w="4845" w:type="dxa"/>
            <w:tcMar>
              <w:left w:w="105" w:type="dxa"/>
              <w:right w:w="105" w:type="dxa"/>
            </w:tcMar>
            <w:vAlign w:val="center"/>
          </w:tcPr>
          <w:p w:rsidRPr="00180C4C" w:rsidR="0263577E" w:rsidP="0263577E" w:rsidRDefault="0263577E" w14:paraId="066BF813" w14:textId="4D69A878">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seis Polos Regionais Olímpicos e/ou de Esporte de Base nos equipamentos esportivos mantidos pela Prefeitura de São Paulo.</w:t>
            </w:r>
          </w:p>
        </w:tc>
        <w:tc>
          <w:tcPr>
            <w:tcW w:w="1335" w:type="dxa"/>
            <w:tcMar>
              <w:left w:w="105" w:type="dxa"/>
              <w:right w:w="105" w:type="dxa"/>
            </w:tcMar>
            <w:vAlign w:val="center"/>
          </w:tcPr>
          <w:p w:rsidRPr="00180C4C" w:rsidR="0263577E" w:rsidP="0263577E" w:rsidRDefault="0263577E" w14:paraId="0D243E4E" w14:textId="2297BE81">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SEME</w:t>
            </w:r>
          </w:p>
        </w:tc>
        <w:tc>
          <w:tcPr>
            <w:tcW w:w="1845" w:type="dxa"/>
            <w:tcMar>
              <w:left w:w="105" w:type="dxa"/>
              <w:right w:w="105" w:type="dxa"/>
            </w:tcMar>
            <w:vAlign w:val="center"/>
          </w:tcPr>
          <w:p w:rsidRPr="00180C4C" w:rsidR="0263577E" w:rsidP="0263577E" w:rsidRDefault="0263577E" w14:paraId="5435F958" w14:textId="170A86E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7D0F1028"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0DA92AAD" w14:textId="72C390DA">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36</w:t>
            </w:r>
          </w:p>
        </w:tc>
        <w:tc>
          <w:tcPr>
            <w:tcW w:w="4845" w:type="dxa"/>
            <w:tcMar>
              <w:left w:w="105" w:type="dxa"/>
              <w:right w:w="105" w:type="dxa"/>
            </w:tcMar>
            <w:vAlign w:val="center"/>
          </w:tcPr>
          <w:p w:rsidRPr="00180C4C" w:rsidR="0263577E" w:rsidP="0263577E" w:rsidRDefault="0263577E" w14:paraId="1E93A8D1" w14:textId="3AB2849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Pavimentar 480.000 metros quadrados de vias sem asfalto.</w:t>
            </w:r>
          </w:p>
        </w:tc>
        <w:tc>
          <w:tcPr>
            <w:tcW w:w="1335" w:type="dxa"/>
            <w:tcMar>
              <w:left w:w="105" w:type="dxa"/>
              <w:right w:w="105" w:type="dxa"/>
            </w:tcMar>
            <w:vAlign w:val="center"/>
          </w:tcPr>
          <w:p w:rsidRPr="00180C4C" w:rsidR="0263577E" w:rsidP="0263577E" w:rsidRDefault="0263577E" w14:paraId="7F9167D4" w14:textId="0777C30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SMSUB</w:t>
            </w:r>
          </w:p>
        </w:tc>
        <w:tc>
          <w:tcPr>
            <w:tcW w:w="1845" w:type="dxa"/>
            <w:tcMar>
              <w:left w:w="105" w:type="dxa"/>
              <w:right w:w="105" w:type="dxa"/>
            </w:tcMar>
            <w:vAlign w:val="center"/>
          </w:tcPr>
          <w:p w:rsidRPr="00180C4C" w:rsidR="0263577E" w:rsidP="0263577E" w:rsidRDefault="0263577E" w14:paraId="77880707" w14:textId="5BCF3362">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10DD77B3"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7243461C" w14:textId="67D46510">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40</w:t>
            </w:r>
          </w:p>
        </w:tc>
        <w:tc>
          <w:tcPr>
            <w:tcW w:w="4845" w:type="dxa"/>
            <w:tcMar>
              <w:left w:w="105" w:type="dxa"/>
              <w:right w:w="105" w:type="dxa"/>
            </w:tcMar>
            <w:vAlign w:val="center"/>
          </w:tcPr>
          <w:p w:rsidRPr="00180C4C" w:rsidR="0263577E" w:rsidP="0263577E" w:rsidRDefault="0263577E" w14:paraId="5C411F93" w14:textId="4B91CE4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Realizar a manutenção de 1.500.000 metros quadrados de calçadas.</w:t>
            </w:r>
          </w:p>
        </w:tc>
        <w:tc>
          <w:tcPr>
            <w:tcW w:w="1335" w:type="dxa"/>
            <w:tcMar>
              <w:left w:w="105" w:type="dxa"/>
              <w:right w:w="105" w:type="dxa"/>
            </w:tcMar>
            <w:vAlign w:val="center"/>
          </w:tcPr>
          <w:p w:rsidRPr="00180C4C" w:rsidR="0263577E" w:rsidP="0263577E" w:rsidRDefault="0263577E" w14:paraId="4E3B4EAE" w14:textId="3FD6857A">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SMSUB</w:t>
            </w:r>
          </w:p>
        </w:tc>
        <w:tc>
          <w:tcPr>
            <w:tcW w:w="1845" w:type="dxa"/>
            <w:tcMar>
              <w:left w:w="105" w:type="dxa"/>
              <w:right w:w="105" w:type="dxa"/>
            </w:tcMar>
            <w:vAlign w:val="center"/>
          </w:tcPr>
          <w:p w:rsidRPr="00180C4C" w:rsidR="0263577E" w:rsidP="0263577E" w:rsidRDefault="0263577E" w14:paraId="7CA9609A" w14:textId="7F30908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255D1391"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AB464B9" w14:textId="4D030348">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42</w:t>
            </w:r>
          </w:p>
        </w:tc>
        <w:tc>
          <w:tcPr>
            <w:tcW w:w="4845" w:type="dxa"/>
            <w:tcMar>
              <w:left w:w="105" w:type="dxa"/>
              <w:right w:w="105" w:type="dxa"/>
            </w:tcMar>
            <w:vAlign w:val="center"/>
          </w:tcPr>
          <w:p w:rsidRPr="00180C4C" w:rsidR="0263577E" w:rsidP="0263577E" w:rsidRDefault="0263577E" w14:paraId="1BDCC619" w14:textId="097CDC7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dez projetos de Urbanismo Social</w:t>
            </w:r>
          </w:p>
        </w:tc>
        <w:tc>
          <w:tcPr>
            <w:tcW w:w="1335" w:type="dxa"/>
            <w:tcMar>
              <w:left w:w="105" w:type="dxa"/>
              <w:right w:w="105" w:type="dxa"/>
            </w:tcMar>
            <w:vAlign w:val="center"/>
          </w:tcPr>
          <w:p w:rsidRPr="00180C4C" w:rsidR="0263577E" w:rsidP="0263577E" w:rsidRDefault="0263577E" w14:paraId="3B33CDC8" w14:textId="6120CE49">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SMUL, SGM</w:t>
            </w:r>
          </w:p>
        </w:tc>
        <w:tc>
          <w:tcPr>
            <w:tcW w:w="1845" w:type="dxa"/>
            <w:tcMar>
              <w:left w:w="105" w:type="dxa"/>
              <w:right w:w="105" w:type="dxa"/>
            </w:tcMar>
            <w:vAlign w:val="center"/>
          </w:tcPr>
          <w:p w:rsidRPr="00180C4C" w:rsidR="0263577E" w:rsidP="0263577E" w:rsidRDefault="0263577E" w14:paraId="033B6642" w14:textId="72B9D1F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parcialmente definida</w:t>
            </w:r>
          </w:p>
        </w:tc>
      </w:tr>
      <w:tr w:rsidRPr="00180C4C" w:rsidR="0263577E" w:rsidTr="0263577E" w14:paraId="23A6082D"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0B9E03AE" w14:textId="403CA183">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53</w:t>
            </w:r>
          </w:p>
        </w:tc>
        <w:tc>
          <w:tcPr>
            <w:tcW w:w="4845" w:type="dxa"/>
            <w:tcMar>
              <w:left w:w="105" w:type="dxa"/>
              <w:right w:w="105" w:type="dxa"/>
            </w:tcMar>
            <w:vAlign w:val="center"/>
          </w:tcPr>
          <w:p w:rsidRPr="00180C4C" w:rsidR="0263577E" w:rsidP="0263577E" w:rsidRDefault="0263577E" w14:paraId="0BD403AB" w14:textId="4113A3F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dez salas de cinema nos CEUs.</w:t>
            </w:r>
          </w:p>
        </w:tc>
        <w:tc>
          <w:tcPr>
            <w:tcW w:w="1335" w:type="dxa"/>
            <w:tcMar>
              <w:left w:w="105" w:type="dxa"/>
              <w:right w:w="105" w:type="dxa"/>
            </w:tcMar>
            <w:vAlign w:val="center"/>
          </w:tcPr>
          <w:p w:rsidRPr="00180C4C" w:rsidR="0263577E" w:rsidP="0263577E" w:rsidRDefault="0263577E" w14:paraId="601E7799" w14:textId="758464C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SMC, SME</w:t>
            </w:r>
          </w:p>
        </w:tc>
        <w:tc>
          <w:tcPr>
            <w:tcW w:w="1845" w:type="dxa"/>
            <w:tcMar>
              <w:left w:w="105" w:type="dxa"/>
              <w:right w:w="105" w:type="dxa"/>
            </w:tcMar>
            <w:vAlign w:val="center"/>
          </w:tcPr>
          <w:p w:rsidRPr="00180C4C" w:rsidR="0263577E" w:rsidP="0263577E" w:rsidRDefault="0263577E" w14:paraId="1592A2A8" w14:textId="2887872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7135DFEF"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45716BC0" w14:textId="3A617EA7">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54</w:t>
            </w:r>
          </w:p>
        </w:tc>
        <w:tc>
          <w:tcPr>
            <w:tcW w:w="4845" w:type="dxa"/>
            <w:tcMar>
              <w:left w:w="105" w:type="dxa"/>
              <w:right w:w="105" w:type="dxa"/>
            </w:tcMar>
            <w:vAlign w:val="center"/>
          </w:tcPr>
          <w:p w:rsidRPr="00180C4C" w:rsidR="0263577E" w:rsidP="0263577E" w:rsidRDefault="0263577E" w14:paraId="7F06DF85" w14:textId="3F33292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Inaugurar a Casa de Cultura Cidade Ademar.</w:t>
            </w:r>
          </w:p>
        </w:tc>
        <w:tc>
          <w:tcPr>
            <w:tcW w:w="1335" w:type="dxa"/>
            <w:tcMar>
              <w:left w:w="105" w:type="dxa"/>
              <w:right w:w="105" w:type="dxa"/>
            </w:tcMar>
            <w:vAlign w:val="center"/>
          </w:tcPr>
          <w:p w:rsidRPr="00180C4C" w:rsidR="0263577E" w:rsidP="0263577E" w:rsidRDefault="0263577E" w14:paraId="6CA5E75A" w14:textId="088FED8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SMC</w:t>
            </w:r>
          </w:p>
        </w:tc>
        <w:tc>
          <w:tcPr>
            <w:tcW w:w="1845" w:type="dxa"/>
            <w:tcMar>
              <w:left w:w="105" w:type="dxa"/>
              <w:right w:w="105" w:type="dxa"/>
            </w:tcMar>
            <w:vAlign w:val="center"/>
          </w:tcPr>
          <w:p w:rsidRPr="00180C4C" w:rsidR="0263577E" w:rsidP="0263577E" w:rsidRDefault="0263577E" w14:paraId="547B50DD" w14:textId="12D0FEA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5BC95112"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079A473E" w14:textId="23D870D5">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55</w:t>
            </w:r>
          </w:p>
        </w:tc>
        <w:tc>
          <w:tcPr>
            <w:tcW w:w="4845" w:type="dxa"/>
            <w:tcMar>
              <w:left w:w="105" w:type="dxa"/>
              <w:right w:w="105" w:type="dxa"/>
            </w:tcMar>
            <w:vAlign w:val="center"/>
          </w:tcPr>
          <w:p w:rsidRPr="00180C4C" w:rsidR="0263577E" w:rsidP="0263577E" w:rsidRDefault="0263577E" w14:paraId="6F7B1F72" w14:textId="768D3A9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quatro Estúdios Criativos da Juventude – Rede Daora.</w:t>
            </w:r>
          </w:p>
        </w:tc>
        <w:tc>
          <w:tcPr>
            <w:tcW w:w="1335" w:type="dxa"/>
            <w:tcMar>
              <w:left w:w="105" w:type="dxa"/>
              <w:right w:w="105" w:type="dxa"/>
            </w:tcMar>
            <w:vAlign w:val="center"/>
          </w:tcPr>
          <w:p w:rsidRPr="00180C4C" w:rsidR="0263577E" w:rsidP="0263577E" w:rsidRDefault="0263577E" w14:paraId="4261005A" w14:textId="5DC4B910">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SGM, SMC, SMDHC, SMDET</w:t>
            </w:r>
          </w:p>
        </w:tc>
        <w:tc>
          <w:tcPr>
            <w:tcW w:w="1845" w:type="dxa"/>
            <w:tcMar>
              <w:left w:w="105" w:type="dxa"/>
              <w:right w:w="105" w:type="dxa"/>
            </w:tcMar>
            <w:vAlign w:val="center"/>
          </w:tcPr>
          <w:p w:rsidRPr="00180C4C" w:rsidR="0263577E" w:rsidP="0263577E" w:rsidRDefault="0263577E" w14:paraId="2569FC78" w14:textId="12177F1C">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a definir</w:t>
            </w:r>
          </w:p>
        </w:tc>
      </w:tr>
      <w:tr w:rsidRPr="00180C4C" w:rsidR="0263577E" w:rsidTr="0263577E" w14:paraId="124B9C72" w14:textId="77777777">
        <w:trPr>
          <w:trHeight w:val="315"/>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5BC6CCD6" w14:textId="00EBE139">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59</w:t>
            </w:r>
          </w:p>
        </w:tc>
        <w:tc>
          <w:tcPr>
            <w:tcW w:w="4845" w:type="dxa"/>
            <w:tcMar>
              <w:left w:w="105" w:type="dxa"/>
              <w:right w:w="105" w:type="dxa"/>
            </w:tcMar>
            <w:vAlign w:val="center"/>
          </w:tcPr>
          <w:p w:rsidRPr="00180C4C" w:rsidR="0263577E" w:rsidP="0263577E" w:rsidRDefault="0263577E" w14:paraId="7E48D6A5" w14:textId="48635CFB">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Alcançar 20 mil pontos de acesso público à internet sem fio, priorizando a cobertura nos territórios mais vulneráveis.</w:t>
            </w:r>
          </w:p>
        </w:tc>
        <w:tc>
          <w:tcPr>
            <w:tcW w:w="1335" w:type="dxa"/>
            <w:tcMar>
              <w:left w:w="105" w:type="dxa"/>
              <w:right w:w="105" w:type="dxa"/>
            </w:tcMar>
            <w:vAlign w:val="center"/>
          </w:tcPr>
          <w:p w:rsidRPr="00180C4C" w:rsidR="0263577E" w:rsidP="0263577E" w:rsidRDefault="0263577E" w14:paraId="21A4D721" w14:textId="3312F28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SMIT</w:t>
            </w:r>
          </w:p>
        </w:tc>
        <w:tc>
          <w:tcPr>
            <w:tcW w:w="1845" w:type="dxa"/>
            <w:tcMar>
              <w:left w:w="105" w:type="dxa"/>
              <w:right w:w="105" w:type="dxa"/>
            </w:tcMar>
            <w:vAlign w:val="center"/>
          </w:tcPr>
          <w:p w:rsidRPr="00180C4C" w:rsidR="0263577E" w:rsidP="0263577E" w:rsidRDefault="0263577E" w14:paraId="75E89FCD" w14:textId="25B4AD8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a definir</w:t>
            </w:r>
          </w:p>
        </w:tc>
      </w:tr>
      <w:tr w:rsidRPr="00180C4C" w:rsidR="0263577E" w:rsidTr="0263577E" w14:paraId="2A319BC8"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3EDBAAF3" w14:textId="4738E0DD">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62</w:t>
            </w:r>
          </w:p>
        </w:tc>
        <w:tc>
          <w:tcPr>
            <w:tcW w:w="4845" w:type="dxa"/>
            <w:tcMar>
              <w:left w:w="105" w:type="dxa"/>
              <w:right w:w="105" w:type="dxa"/>
            </w:tcMar>
            <w:vAlign w:val="center"/>
          </w:tcPr>
          <w:p w:rsidRPr="00180C4C" w:rsidR="0263577E" w:rsidP="0263577E" w:rsidRDefault="0263577E" w14:paraId="28FA79C9" w14:textId="3A73069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Implantar oito novos parques municipais.</w:t>
            </w:r>
          </w:p>
        </w:tc>
        <w:tc>
          <w:tcPr>
            <w:tcW w:w="1335" w:type="dxa"/>
            <w:tcMar>
              <w:left w:w="105" w:type="dxa"/>
              <w:right w:w="105" w:type="dxa"/>
            </w:tcMar>
            <w:vAlign w:val="center"/>
          </w:tcPr>
          <w:p w:rsidRPr="00180C4C" w:rsidR="0263577E" w:rsidP="0263577E" w:rsidRDefault="0263577E" w14:paraId="539C229C" w14:textId="36563983">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SVMA</w:t>
            </w:r>
          </w:p>
        </w:tc>
        <w:tc>
          <w:tcPr>
            <w:tcW w:w="1845" w:type="dxa"/>
            <w:tcMar>
              <w:left w:w="105" w:type="dxa"/>
              <w:right w:w="105" w:type="dxa"/>
            </w:tcMar>
            <w:vAlign w:val="center"/>
          </w:tcPr>
          <w:p w:rsidRPr="00180C4C" w:rsidR="0263577E" w:rsidP="0263577E" w:rsidRDefault="0263577E" w14:paraId="34FC9222" w14:textId="38DE9C9F">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r w:rsidRPr="00180C4C" w:rsidR="0263577E" w:rsidTr="0263577E" w14:paraId="37301D1F" w14:textId="77777777">
        <w:trPr>
          <w:trHeight w:val="300"/>
        </w:trPr>
        <w:tc>
          <w:tcPr>
            <w:cnfStyle w:val="001000000000" w:firstRow="0" w:lastRow="0" w:firstColumn="1" w:lastColumn="0" w:oddVBand="0" w:evenVBand="0" w:oddHBand="0" w:evenHBand="0" w:firstRowFirstColumn="0" w:firstRowLastColumn="0" w:lastRowFirstColumn="0" w:lastRowLastColumn="0"/>
            <w:tcW w:w="450" w:type="dxa"/>
            <w:tcMar>
              <w:left w:w="105" w:type="dxa"/>
              <w:right w:w="105" w:type="dxa"/>
            </w:tcMar>
            <w:vAlign w:val="center"/>
          </w:tcPr>
          <w:p w:rsidRPr="00180C4C" w:rsidR="0263577E" w:rsidP="0263577E" w:rsidRDefault="0263577E" w14:paraId="266E0388" w14:textId="4EB634E5">
            <w:pPr>
              <w:spacing w:after="200" w:line="276" w:lineRule="auto"/>
              <w:rPr>
                <w:rFonts w:eastAsia="Roboto" w:cstheme="minorHAnsi"/>
                <w:color w:val="000000" w:themeColor="text1"/>
                <w:sz w:val="18"/>
                <w:szCs w:val="18"/>
              </w:rPr>
            </w:pPr>
            <w:r w:rsidRPr="00180C4C">
              <w:rPr>
                <w:rFonts w:eastAsia="Roboto" w:cstheme="minorHAnsi"/>
                <w:b w:val="0"/>
                <w:bCs w:val="0"/>
                <w:color w:val="000000" w:themeColor="text1"/>
                <w:sz w:val="18"/>
                <w:szCs w:val="18"/>
              </w:rPr>
              <w:t>72</w:t>
            </w:r>
          </w:p>
        </w:tc>
        <w:tc>
          <w:tcPr>
            <w:tcW w:w="4845" w:type="dxa"/>
            <w:tcMar>
              <w:left w:w="105" w:type="dxa"/>
              <w:right w:w="105" w:type="dxa"/>
            </w:tcMar>
            <w:vAlign w:val="center"/>
          </w:tcPr>
          <w:p w:rsidRPr="00180C4C" w:rsidR="0263577E" w:rsidP="0263577E" w:rsidRDefault="0263577E" w14:paraId="481C5119" w14:textId="649F5A7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Remodelar as praças de atendimento das Subprefeituras para que centralizem todos os serviços municipais no território - Descomplica SP.</w:t>
            </w:r>
          </w:p>
        </w:tc>
        <w:tc>
          <w:tcPr>
            <w:tcW w:w="1335" w:type="dxa"/>
            <w:tcMar>
              <w:left w:w="105" w:type="dxa"/>
              <w:right w:w="105" w:type="dxa"/>
            </w:tcMar>
            <w:vAlign w:val="center"/>
          </w:tcPr>
          <w:p w:rsidRPr="00180C4C" w:rsidR="0263577E" w:rsidP="0263577E" w:rsidRDefault="0263577E" w14:paraId="534CF283" w14:textId="5CE4948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SMIT</w:t>
            </w:r>
          </w:p>
        </w:tc>
        <w:tc>
          <w:tcPr>
            <w:tcW w:w="1845" w:type="dxa"/>
            <w:tcMar>
              <w:left w:w="105" w:type="dxa"/>
              <w:right w:w="105" w:type="dxa"/>
            </w:tcMar>
            <w:vAlign w:val="center"/>
          </w:tcPr>
          <w:p w:rsidRPr="00180C4C" w:rsidR="0263577E" w:rsidP="0263577E" w:rsidRDefault="0263577E" w14:paraId="53A3E6D6" w14:textId="6C2CE90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sz w:val="18"/>
                <w:szCs w:val="18"/>
              </w:rPr>
            </w:pPr>
            <w:r w:rsidRPr="00180C4C">
              <w:rPr>
                <w:rFonts w:eastAsia="Roboto" w:cstheme="minorHAnsi"/>
                <w:color w:val="000000" w:themeColor="text1"/>
                <w:sz w:val="18"/>
                <w:szCs w:val="18"/>
              </w:rPr>
              <w:t>Regionalização definida</w:t>
            </w:r>
          </w:p>
        </w:tc>
      </w:tr>
    </w:tbl>
    <w:p w:rsidRPr="00180C4C" w:rsidR="2F15AE8C" w:rsidP="0263577E" w:rsidRDefault="2F15AE8C" w14:paraId="00AC5927" w14:textId="30905FA0">
      <w:pPr>
        <w:spacing w:after="200" w:line="276" w:lineRule="auto"/>
        <w:rPr>
          <w:rFonts w:eastAsia="Roboto" w:cstheme="minorHAnsi"/>
          <w:color w:val="000000" w:themeColor="text1"/>
        </w:rPr>
      </w:pPr>
    </w:p>
    <w:p w:rsidRPr="00180C4C" w:rsidR="2F15AE8C" w:rsidP="007B6C4D" w:rsidRDefault="41869BA6" w14:paraId="67122590" w14:textId="0AB1CABE">
      <w:pPr>
        <w:rPr>
          <w:rFonts w:cstheme="minorHAnsi"/>
          <w:b/>
          <w:bCs/>
        </w:rPr>
      </w:pPr>
      <w:r w:rsidRPr="00180C4C">
        <w:rPr>
          <w:rFonts w:cstheme="minorHAnsi"/>
          <w:b/>
          <w:bCs/>
        </w:rPr>
        <w:lastRenderedPageBreak/>
        <w:t>3.5.  Iniciativas destacadas:</w:t>
      </w:r>
    </w:p>
    <w:tbl>
      <w:tblPr>
        <w:tblStyle w:val="TabeladeLista2-nfase1"/>
        <w:tblW w:w="0" w:type="auto"/>
        <w:tblBorders>
          <w:top w:val="single" w:color="auto" w:sz="6" w:space="0"/>
          <w:left w:val="single" w:color="auto" w:sz="6" w:space="0"/>
          <w:bottom w:val="single" w:color="auto" w:sz="6" w:space="0"/>
          <w:right w:val="single" w:color="auto" w:sz="6" w:space="0"/>
        </w:tblBorders>
        <w:tblLayout w:type="fixed"/>
        <w:tblLook w:val="0680" w:firstRow="0" w:lastRow="0" w:firstColumn="1" w:lastColumn="0" w:noHBand="1" w:noVBand="1"/>
      </w:tblPr>
      <w:tblGrid>
        <w:gridCol w:w="630"/>
        <w:gridCol w:w="2280"/>
        <w:gridCol w:w="450"/>
        <w:gridCol w:w="5100"/>
      </w:tblGrid>
      <w:tr w:rsidRPr="00180C4C" w:rsidR="0263577E" w:rsidTr="0263577E" w14:paraId="3FCC5438" w14:textId="77777777">
        <w:trPr>
          <w:trHeight w:val="300"/>
        </w:trPr>
        <w:tc>
          <w:tcPr>
            <w:cnfStyle w:val="001000000000" w:firstRow="0" w:lastRow="0" w:firstColumn="1" w:lastColumn="0" w:oddVBand="0" w:evenVBand="0" w:oddHBand="0" w:evenHBand="0" w:firstRowFirstColumn="0" w:firstRowLastColumn="0" w:lastRowFirstColumn="0" w:lastRowLastColumn="0"/>
            <w:tcW w:w="630" w:type="dxa"/>
            <w:tcMar>
              <w:left w:w="105" w:type="dxa"/>
              <w:right w:w="105" w:type="dxa"/>
            </w:tcMar>
          </w:tcPr>
          <w:p w:rsidRPr="00180C4C" w:rsidR="0263577E" w:rsidP="0263577E" w:rsidRDefault="0263577E" w14:paraId="145E54A9" w14:textId="14E1CE53">
            <w:pPr>
              <w:spacing w:after="200" w:line="276" w:lineRule="auto"/>
              <w:rPr>
                <w:rFonts w:eastAsia="Roboto" w:cstheme="minorHAnsi"/>
                <w:color w:val="000000" w:themeColor="text1"/>
              </w:rPr>
            </w:pPr>
            <w:r w:rsidRPr="00180C4C">
              <w:rPr>
                <w:rFonts w:eastAsia="Roboto" w:cstheme="minorHAnsi"/>
                <w:b w:val="0"/>
                <w:bCs w:val="0"/>
                <w:color w:val="000000" w:themeColor="text1"/>
              </w:rPr>
              <w:t>58</w:t>
            </w:r>
          </w:p>
        </w:tc>
        <w:tc>
          <w:tcPr>
            <w:tcW w:w="2280" w:type="dxa"/>
            <w:tcMar>
              <w:left w:w="105" w:type="dxa"/>
              <w:right w:w="105" w:type="dxa"/>
            </w:tcMar>
          </w:tcPr>
          <w:p w:rsidRPr="00180C4C" w:rsidR="0263577E" w:rsidP="0263577E" w:rsidRDefault="0263577E" w14:paraId="4796039F" w14:textId="04754BB7">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Realizar 600.000 atendimentos de apoio ao empreendedor.</w:t>
            </w:r>
          </w:p>
        </w:tc>
        <w:tc>
          <w:tcPr>
            <w:tcW w:w="450" w:type="dxa"/>
            <w:tcMar>
              <w:left w:w="105" w:type="dxa"/>
              <w:right w:w="105" w:type="dxa"/>
            </w:tcMar>
          </w:tcPr>
          <w:p w:rsidRPr="00180C4C" w:rsidR="0263577E" w:rsidP="0263577E" w:rsidRDefault="0263577E" w14:paraId="6A02B834" w14:textId="603F2C9D">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d</w:t>
            </w:r>
          </w:p>
        </w:tc>
        <w:tc>
          <w:tcPr>
            <w:tcW w:w="5100" w:type="dxa"/>
            <w:tcMar>
              <w:left w:w="105" w:type="dxa"/>
              <w:right w:w="105" w:type="dxa"/>
            </w:tcMar>
          </w:tcPr>
          <w:p w:rsidRPr="00180C4C" w:rsidR="0263577E" w:rsidP="0263577E" w:rsidRDefault="0263577E" w14:paraId="773FB93D" w14:textId="2D0667B1">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Implantar dez novos Teias e promover a manutenção dos dez existentes;</w:t>
            </w:r>
          </w:p>
        </w:tc>
      </w:tr>
      <w:tr w:rsidRPr="00180C4C" w:rsidR="0263577E" w:rsidTr="0263577E" w14:paraId="65BA1DA1" w14:textId="77777777">
        <w:trPr>
          <w:trHeight w:val="300"/>
        </w:trPr>
        <w:tc>
          <w:tcPr>
            <w:cnfStyle w:val="001000000000" w:firstRow="0" w:lastRow="0" w:firstColumn="1" w:lastColumn="0" w:oddVBand="0" w:evenVBand="0" w:oddHBand="0" w:evenHBand="0" w:firstRowFirstColumn="0" w:firstRowLastColumn="0" w:lastRowFirstColumn="0" w:lastRowLastColumn="0"/>
            <w:tcW w:w="630" w:type="dxa"/>
            <w:tcMar>
              <w:left w:w="105" w:type="dxa"/>
              <w:right w:w="105" w:type="dxa"/>
            </w:tcMar>
          </w:tcPr>
          <w:p w:rsidRPr="00180C4C" w:rsidR="0263577E" w:rsidP="0263577E" w:rsidRDefault="0263577E" w14:paraId="4C213F70" w14:textId="3E388D14">
            <w:pPr>
              <w:spacing w:after="200" w:line="276" w:lineRule="auto"/>
              <w:rPr>
                <w:rFonts w:eastAsia="Roboto" w:cstheme="minorHAnsi"/>
                <w:color w:val="000000" w:themeColor="text1"/>
              </w:rPr>
            </w:pPr>
            <w:r w:rsidRPr="00180C4C">
              <w:rPr>
                <w:rFonts w:eastAsia="Roboto" w:cstheme="minorHAnsi"/>
                <w:b w:val="0"/>
                <w:bCs w:val="0"/>
                <w:color w:val="000000" w:themeColor="text1"/>
              </w:rPr>
              <w:t>32</w:t>
            </w:r>
          </w:p>
        </w:tc>
        <w:tc>
          <w:tcPr>
            <w:tcW w:w="2280" w:type="dxa"/>
            <w:tcMar>
              <w:left w:w="105" w:type="dxa"/>
              <w:right w:w="105" w:type="dxa"/>
            </w:tcMar>
          </w:tcPr>
          <w:p w:rsidRPr="00180C4C" w:rsidR="0263577E" w:rsidP="0263577E" w:rsidRDefault="0263577E" w14:paraId="7C6BAA77" w14:textId="1A0DBF8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Construir 14 novos piscinões.</w:t>
            </w:r>
          </w:p>
        </w:tc>
        <w:tc>
          <w:tcPr>
            <w:tcW w:w="450" w:type="dxa"/>
            <w:tcMar>
              <w:left w:w="105" w:type="dxa"/>
              <w:right w:w="105" w:type="dxa"/>
            </w:tcMar>
          </w:tcPr>
          <w:p w:rsidRPr="00180C4C" w:rsidR="0263577E" w:rsidP="0263577E" w:rsidRDefault="0263577E" w14:paraId="53D89599" w14:textId="49CEC636">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h</w:t>
            </w:r>
          </w:p>
        </w:tc>
        <w:tc>
          <w:tcPr>
            <w:tcW w:w="5100" w:type="dxa"/>
            <w:tcMar>
              <w:left w:w="105" w:type="dxa"/>
              <w:right w:w="105" w:type="dxa"/>
            </w:tcMar>
          </w:tcPr>
          <w:p w:rsidRPr="00180C4C" w:rsidR="0263577E" w:rsidP="0263577E" w:rsidRDefault="0263577E" w14:paraId="08C03C46" w14:textId="721A47D4">
            <w:pPr>
              <w:spacing w:after="200" w:line="276" w:lineRule="auto"/>
              <w:cnfStyle w:val="000000000000" w:firstRow="0" w:lastRow="0" w:firstColumn="0" w:lastColumn="0" w:oddVBand="0" w:evenVBand="0" w:oddHBand="0" w:evenHBand="0" w:firstRowFirstColumn="0" w:firstRowLastColumn="0" w:lastRowFirstColumn="0" w:lastRowLastColumn="0"/>
              <w:rPr>
                <w:rFonts w:eastAsia="Roboto" w:cstheme="minorHAnsi"/>
                <w:color w:val="000000" w:themeColor="text1"/>
              </w:rPr>
            </w:pPr>
            <w:r w:rsidRPr="00180C4C">
              <w:rPr>
                <w:rFonts w:eastAsia="Roboto" w:cstheme="minorHAnsi"/>
                <w:color w:val="000000" w:themeColor="text1"/>
              </w:rPr>
              <w:t>Reformar 770.000 metros de guias e sarjetas.</w:t>
            </w:r>
          </w:p>
        </w:tc>
      </w:tr>
    </w:tbl>
    <w:p w:rsidRPr="00180C4C" w:rsidR="2F15AE8C" w:rsidP="0263577E" w:rsidRDefault="41869BA6" w14:paraId="2EAC318B" w14:textId="2D451157">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Os Teias buscam ampliar o acesso a oportunidades de geração de renda em regiões periféricas, oferecendo a infraestrutura de um coworking com atividades de qualificação e mentorias para quem deseja alavancar seu próprio negócio, além de promover a criação da rede de relacionamento entre os empreendedores locais para fortalecimento do networking e apoio em cada comunidade. </w:t>
      </w:r>
    </w:p>
    <w:p w:rsidRPr="00180C4C" w:rsidR="2F15AE8C" w:rsidP="0263577E" w:rsidRDefault="41869BA6" w14:paraId="085FEC10" w14:textId="504A8E6E">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Metodologicamente, optou-se por destacar essa iniciativa da Meta 58 pela relevância de incluir alguma ação ligada a renda e desenvolvimento econômico e, especificamente, por enfrentar a desigualdade regional quanto à provisão de espaços profissionais na Cidade.</w:t>
      </w:r>
    </w:p>
    <w:p w:rsidRPr="00180C4C" w:rsidR="2F15AE8C" w:rsidP="0263577E" w:rsidRDefault="41869BA6" w14:paraId="0E693893" w14:textId="1F4C2639">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No caso da iniciativa 32.h, ao contrário das ações de macrodrenagem, as iniciativas de microdrenagem reúnem os atributos que permeiam os objetivos de elaboração do referido índice. Levou-se em consideração que os investimentos em microdrenagem:</w:t>
      </w:r>
    </w:p>
    <w:p w:rsidRPr="00180C4C" w:rsidR="2F15AE8C" w:rsidP="0263577E" w:rsidRDefault="41869BA6" w14:paraId="5785F248" w14:textId="370F7B39">
      <w:pPr>
        <w:pStyle w:val="PargrafodaLista"/>
        <w:numPr>
          <w:ilvl w:val="0"/>
          <w:numId w:val="5"/>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incidem nos espaços de circulação dos cidadãos, ou seja, nos logradouros, calçadas e respectivos subsolos, e seu planejamento baseia-se nos impactos perceptíveis num horizonte de tempo menor em comparação com as intervenções de macrodrenagem;</w:t>
      </w:r>
    </w:p>
    <w:p w:rsidRPr="00180C4C" w:rsidR="2F15AE8C" w:rsidP="0263577E" w:rsidRDefault="41869BA6" w14:paraId="242446C6" w14:textId="352A3E57">
      <w:pPr>
        <w:pStyle w:val="PargrafodaLista"/>
        <w:numPr>
          <w:ilvl w:val="0"/>
          <w:numId w:val="5"/>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pressupõem que sejam distribuídos mais equitativamente entre os territórios da cidade, por ser relacionados à estrutura urbana existente (em especial, as vias de circulação).</w:t>
      </w:r>
    </w:p>
    <w:p w:rsidRPr="00180C4C" w:rsidR="2F15AE8C" w:rsidP="007B6C4D" w:rsidRDefault="2F15AE8C" w14:paraId="37E81B70" w14:textId="07D200B3">
      <w:pPr>
        <w:rPr>
          <w:rFonts w:cstheme="minorHAnsi"/>
        </w:rPr>
      </w:pPr>
    </w:p>
    <w:p w:rsidRPr="00180C4C" w:rsidR="2F15AE8C" w:rsidP="00B321DC" w:rsidRDefault="41869BA6" w14:paraId="2B239280" w14:textId="7CD39EF9">
      <w:pPr>
        <w:pStyle w:val="PargrafodaLista"/>
        <w:numPr>
          <w:ilvl w:val="0"/>
          <w:numId w:val="28"/>
        </w:numPr>
        <w:rPr>
          <w:rFonts w:cstheme="minorHAnsi"/>
        </w:rPr>
      </w:pPr>
      <w:r w:rsidRPr="00180C4C">
        <w:rPr>
          <w:rFonts w:cstheme="minorHAnsi"/>
          <w:b/>
          <w:bCs/>
        </w:rPr>
        <w:t>OUTRAS DESPESAS CONSIDERADAS</w:t>
      </w:r>
    </w:p>
    <w:p w:rsidRPr="00180C4C" w:rsidR="2F15AE8C" w:rsidP="0263577E" w:rsidRDefault="2F15AE8C" w14:paraId="243C493B" w14:textId="1975CA49">
      <w:pPr>
        <w:spacing w:after="200" w:line="276" w:lineRule="auto"/>
        <w:ind w:left="720"/>
        <w:jc w:val="both"/>
        <w:rPr>
          <w:rFonts w:eastAsia="Roboto" w:cstheme="minorHAnsi"/>
          <w:color w:val="000000" w:themeColor="text1"/>
          <w:sz w:val="24"/>
          <w:szCs w:val="24"/>
        </w:rPr>
      </w:pPr>
    </w:p>
    <w:p w:rsidRPr="00180C4C" w:rsidR="2F15AE8C" w:rsidP="007B6C4D" w:rsidRDefault="0C787D95" w14:paraId="0C6AADC4" w14:textId="30CBD22B">
      <w:pPr>
        <w:rPr>
          <w:rFonts w:cstheme="minorHAnsi"/>
          <w:b/>
          <w:bCs/>
        </w:rPr>
      </w:pPr>
      <w:r w:rsidRPr="00180C4C">
        <w:rPr>
          <w:rFonts w:cstheme="minorHAnsi"/>
          <w:b/>
          <w:bCs/>
        </w:rPr>
        <w:t>4.1. ORÇAMENTO CIDADÃO</w:t>
      </w:r>
    </w:p>
    <w:p w:rsidRPr="00180C4C" w:rsidR="2F15AE8C" w:rsidP="0263577E" w:rsidRDefault="2F15AE8C" w14:paraId="008E6D78" w14:textId="5ADD4C4B">
      <w:pPr>
        <w:spacing w:after="200" w:line="276" w:lineRule="auto"/>
        <w:jc w:val="both"/>
        <w:rPr>
          <w:rFonts w:eastAsia="Roboto" w:cstheme="minorHAnsi"/>
          <w:color w:val="000000" w:themeColor="text1"/>
          <w:sz w:val="24"/>
          <w:szCs w:val="24"/>
        </w:rPr>
      </w:pPr>
    </w:p>
    <w:p w:rsidRPr="00180C4C" w:rsidR="2F15AE8C" w:rsidP="0263577E" w:rsidRDefault="7318671D" w14:paraId="3287163F" w14:textId="546448B1">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O Orçamento Cidadão é um processo estruturado de procedimentos de consulta à população e aos órgãos da Administração Pública, para colher contribuições populares sobre a destinação dos recursos públicos e incorporá-las ao Projeto de Lei Orçamentária Anual (PLOA). Coordenado pela Secretaria da Fazenda, consiste num processo dividido em seis fases. </w:t>
      </w:r>
    </w:p>
    <w:p w:rsidRPr="00180C4C" w:rsidR="2F15AE8C" w:rsidP="0263577E" w:rsidRDefault="7318671D" w14:paraId="395B994D" w14:textId="18E60555">
      <w:pPr>
        <w:spacing w:after="200" w:line="276" w:lineRule="auto"/>
        <w:jc w:val="both"/>
        <w:rPr>
          <w:rFonts w:cstheme="minorHAnsi"/>
        </w:rPr>
      </w:pPr>
      <w:r w:rsidRPr="00180C4C">
        <w:rPr>
          <w:rFonts w:eastAsia="Roboto" w:cstheme="minorHAnsi"/>
          <w:color w:val="000000" w:themeColor="text1"/>
          <w:sz w:val="24"/>
          <w:szCs w:val="24"/>
        </w:rPr>
        <w:lastRenderedPageBreak/>
        <w:t xml:space="preserve">A primeira fase do Orçamento Cidadão refere-se ao recebimento de propostas da população, enviadas por meio da plataforma “Participe+”, por um período pré-determinado, geralmente no início do segundo trimestre de cada ano. Além de sugerir ações para o governo, os cidadãos podem manifestar apoio às propostas inseridas no “Participe+”. Os apoios podem ser indicativos de relevância de cada proposta e podem orientar priorizações e análises que ocorrem nas fases subsequentes. </w:t>
      </w:r>
    </w:p>
    <w:p w:rsidRPr="00180C4C" w:rsidR="2F15AE8C" w:rsidP="0263577E" w:rsidRDefault="7318671D" w14:paraId="7C4483C3" w14:textId="3C817DDB">
      <w:pPr>
        <w:spacing w:after="200" w:line="276" w:lineRule="auto"/>
        <w:jc w:val="both"/>
        <w:rPr>
          <w:rFonts w:cstheme="minorHAnsi"/>
        </w:rPr>
      </w:pPr>
      <w:r w:rsidRPr="00180C4C">
        <w:rPr>
          <w:rFonts w:eastAsia="Roboto" w:cstheme="minorHAnsi"/>
          <w:color w:val="000000" w:themeColor="text1"/>
          <w:sz w:val="24"/>
          <w:szCs w:val="24"/>
        </w:rPr>
        <w:t xml:space="preserve">Na segunda fase, todas as propostas – bem como as quantidades de apoios que cada uma recebeu – são enviadas aos 32 Conselhos Participativos do Município. Estes, por sua vez, priorizam as quinze propostas que julgarem mais relevantes para a subprefeitura que representam. </w:t>
      </w:r>
    </w:p>
    <w:p w:rsidRPr="00180C4C" w:rsidR="2F15AE8C" w:rsidP="0263577E" w:rsidRDefault="7318671D" w14:paraId="02445E19" w14:textId="5CE2BE73">
      <w:pPr>
        <w:spacing w:after="200" w:line="276" w:lineRule="auto"/>
        <w:jc w:val="both"/>
        <w:rPr>
          <w:rFonts w:cstheme="minorHAnsi"/>
        </w:rPr>
      </w:pPr>
      <w:r w:rsidRPr="00180C4C">
        <w:rPr>
          <w:rFonts w:eastAsia="Roboto" w:cstheme="minorHAnsi"/>
          <w:color w:val="000000" w:themeColor="text1"/>
          <w:sz w:val="24"/>
          <w:szCs w:val="24"/>
        </w:rPr>
        <w:t xml:space="preserve">Na sequência, utilizando a plataforma “Participe+”, os cidadãos podem votar em até cinco propostas dentre as priorizadas pelos Conselhos Participativos. Pode-se votar em propostas vinculadas a qualquer território, desde que o número de propostas votadas não exceda a cinco.  </w:t>
      </w:r>
    </w:p>
    <w:p w:rsidRPr="00180C4C" w:rsidR="2F15AE8C" w:rsidP="0263577E" w:rsidRDefault="7318671D" w14:paraId="32C7BFA5" w14:textId="0B7E0C6D">
      <w:pPr>
        <w:spacing w:after="200" w:line="276" w:lineRule="auto"/>
        <w:jc w:val="both"/>
        <w:rPr>
          <w:rFonts w:cstheme="minorHAnsi"/>
        </w:rPr>
      </w:pPr>
      <w:r w:rsidRPr="00180C4C">
        <w:rPr>
          <w:rFonts w:eastAsia="Roboto" w:cstheme="minorHAnsi"/>
          <w:color w:val="000000" w:themeColor="text1"/>
          <w:sz w:val="24"/>
          <w:szCs w:val="24"/>
        </w:rPr>
        <w:t xml:space="preserve">A quarta fase é marcada pela análise técnica, jurídica e orçamentária, realizada pelas secretarias municipais, acerca das cinco propostas mais votadas para cada subprefeitura. As propostas viáveis são, então, incorporadas ao PLOA. </w:t>
      </w:r>
    </w:p>
    <w:p w:rsidRPr="00180C4C" w:rsidR="2F15AE8C" w:rsidP="0263577E" w:rsidRDefault="7318671D" w14:paraId="49125EF8" w14:textId="11F5358D">
      <w:pPr>
        <w:spacing w:after="200" w:line="276" w:lineRule="auto"/>
        <w:jc w:val="both"/>
        <w:rPr>
          <w:rFonts w:cstheme="minorHAnsi"/>
        </w:rPr>
      </w:pPr>
      <w:r w:rsidRPr="00180C4C">
        <w:rPr>
          <w:rFonts w:eastAsia="Roboto" w:cstheme="minorHAnsi"/>
          <w:color w:val="000000" w:themeColor="text1"/>
          <w:sz w:val="24"/>
          <w:szCs w:val="24"/>
        </w:rPr>
        <w:t xml:space="preserve">A penúltima fase abrange audiências públicas regionalizadas de devolutiva sobre o resultado do processo de participação. Por fim, há o processo de monitoramento das ações incorporadas ao PLOA durante o exercício. A situação em relação à execução das propostas populares, assumidas como viáveis, e incorporadas na Lei Orçamentária Anual, fica disponível na plataforma “Participe+”. </w:t>
      </w:r>
    </w:p>
    <w:p w:rsidRPr="00180C4C" w:rsidR="2F15AE8C" w:rsidP="0263577E" w:rsidRDefault="41869BA6" w14:paraId="169B43D0" w14:textId="0F9A5244">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As iniciativas apoiadas pelo conjunto de cidadãs e cidadãos na etapa participativa, que constituem despesas novas (diferentemente, das iniciativas apoiadas que se referem a atividades contínuas, custeadas permanentemente pela Prefeitura de São Paulo), podem se afinar aos objetivos do IDRGP e serem incluídas no cômputo do Índice</w:t>
      </w:r>
      <w:r w:rsidRPr="00180C4C" w:rsidR="4918C1A6">
        <w:rPr>
          <w:rFonts w:eastAsia="Roboto" w:cstheme="minorHAnsi"/>
          <w:color w:val="000000" w:themeColor="text1"/>
          <w:sz w:val="24"/>
          <w:szCs w:val="24"/>
        </w:rPr>
        <w:t>, retirando-se sobreposições com o Programa de Metas e, também, obras de mobilidade e macrodrenagem, pelos mesmos motivos expostos na seção 3</w:t>
      </w:r>
      <w:r w:rsidRPr="00180C4C">
        <w:rPr>
          <w:rFonts w:eastAsia="Roboto" w:cstheme="minorHAnsi"/>
          <w:color w:val="000000" w:themeColor="text1"/>
          <w:sz w:val="24"/>
          <w:szCs w:val="24"/>
        </w:rPr>
        <w:t>.</w:t>
      </w:r>
    </w:p>
    <w:p w:rsidRPr="00180C4C" w:rsidR="2F15AE8C" w:rsidP="0263577E" w:rsidRDefault="2F15AE8C" w14:paraId="645B2DAA" w14:textId="001363FF">
      <w:pPr>
        <w:spacing w:after="200" w:line="276" w:lineRule="auto"/>
        <w:jc w:val="both"/>
        <w:rPr>
          <w:rFonts w:eastAsia="Roboto" w:cstheme="minorHAnsi"/>
          <w:color w:val="000000" w:themeColor="text1"/>
          <w:sz w:val="24"/>
          <w:szCs w:val="24"/>
        </w:rPr>
      </w:pPr>
    </w:p>
    <w:p w:rsidRPr="00180C4C" w:rsidR="2F15AE8C" w:rsidP="007B6C4D" w:rsidRDefault="404464B0" w14:paraId="325456D0" w14:textId="06FD4C68">
      <w:pPr>
        <w:rPr>
          <w:rFonts w:cstheme="minorHAnsi"/>
          <w:b/>
          <w:bCs/>
        </w:rPr>
      </w:pPr>
      <w:r w:rsidRPr="00180C4C">
        <w:rPr>
          <w:rFonts w:cstheme="minorHAnsi"/>
          <w:b/>
          <w:bCs/>
        </w:rPr>
        <w:t>4.2. OBRAS MONITORADAS</w:t>
      </w:r>
    </w:p>
    <w:p w:rsidRPr="00180C4C" w:rsidR="2F15AE8C" w:rsidP="0263577E" w:rsidRDefault="404464B0" w14:paraId="1A5E4273" w14:textId="3ABF393E">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A Unidade de Entregas, da Secretaria Executiva de Planejamento e Entregas Prioritárias (SEPEP/UE), tem as suas atribuições definidas no Art. 6º, do Decreto Municipal 61.036/2022. Dentre as atribuições, destaca-se “definir (...) método de trabalho para o conjunto de entregas prioritárias, monitorando o seu progresso com a produção de diagnósticos e relatórios situacionais”. Ainda que não se enquadre como atividade equiparável à gestão da carteira de projetos prioritários, SEPEP/UE executa um processo </w:t>
      </w:r>
      <w:r w:rsidRPr="00180C4C">
        <w:rPr>
          <w:rFonts w:eastAsia="Roboto" w:cstheme="minorHAnsi"/>
          <w:color w:val="000000" w:themeColor="text1"/>
          <w:sz w:val="24"/>
          <w:szCs w:val="24"/>
        </w:rPr>
        <w:lastRenderedPageBreak/>
        <w:t>estruturado de monitoramento das obras planejadas, contratadas e executadas pelos diferentes órgãos da administração municipal no período de 2021 a 2024.</w:t>
      </w:r>
    </w:p>
    <w:p w:rsidRPr="00180C4C" w:rsidR="2F15AE8C" w:rsidP="0263577E" w:rsidRDefault="404464B0" w14:paraId="53147E70" w14:textId="3DE65876">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O monitoramento de obras (MdO) em 2022 ocorreu mensalmente e consistiu no compartilhamento de uma planilha para o preenchimento de informações estruturadas sobre as obras. Os itens, a seguir, esquematizam as informações demandas por SEPEP/UE aos órgãos municipais:</w:t>
      </w:r>
    </w:p>
    <w:p w:rsidRPr="00180C4C" w:rsidR="2F15AE8C" w:rsidP="0263577E" w:rsidRDefault="404464B0" w14:paraId="4AAF68C9" w14:textId="357A092A">
      <w:pPr>
        <w:pStyle w:val="PargrafodaLista"/>
        <w:numPr>
          <w:ilvl w:val="0"/>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Obra/Intervenção - breve descrição do objeto da intervenção;</w:t>
      </w:r>
    </w:p>
    <w:p w:rsidRPr="00180C4C" w:rsidR="2F15AE8C" w:rsidP="0263577E" w:rsidRDefault="404464B0" w14:paraId="21C82962" w14:textId="1174A5D9">
      <w:pPr>
        <w:pStyle w:val="PargrafodaLista"/>
        <w:numPr>
          <w:ilvl w:val="0"/>
          <w:numId w:val="22"/>
        </w:numPr>
        <w:rPr>
          <w:rFonts w:eastAsia="Roboto" w:cstheme="minorHAnsi"/>
          <w:color w:val="000000" w:themeColor="text1"/>
          <w:sz w:val="24"/>
          <w:szCs w:val="24"/>
        </w:rPr>
      </w:pPr>
      <w:r w:rsidRPr="00180C4C">
        <w:rPr>
          <w:rFonts w:eastAsia="Roboto" w:cstheme="minorHAnsi"/>
          <w:color w:val="000000" w:themeColor="text1"/>
          <w:sz w:val="24"/>
          <w:szCs w:val="24"/>
        </w:rPr>
        <w:t>Meta PdM - indicação da relação da intervenção com o Programa de Metas 2021-2024;</w:t>
      </w:r>
    </w:p>
    <w:p w:rsidRPr="00180C4C" w:rsidR="2F15AE8C" w:rsidP="0263577E" w:rsidRDefault="404464B0" w14:paraId="641CC243" w14:textId="4B25A37F">
      <w:pPr>
        <w:pStyle w:val="PargrafodaLista"/>
        <w:numPr>
          <w:ilvl w:val="0"/>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Tipo de obra/intervenção - tipificação da intervenção dentro das seguintes categorias:</w:t>
      </w:r>
    </w:p>
    <w:p w:rsidRPr="00180C4C" w:rsidR="2F15AE8C" w:rsidP="0263577E" w:rsidRDefault="404464B0" w14:paraId="380022F2" w14:textId="4EF05335">
      <w:pPr>
        <w:pStyle w:val="PargrafodaLista"/>
        <w:numPr>
          <w:ilvl w:val="1"/>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Obra nova - Construção de novo equipamento, obra ou espaço;</w:t>
      </w:r>
    </w:p>
    <w:p w:rsidRPr="00180C4C" w:rsidR="2F15AE8C" w:rsidP="0263577E" w:rsidRDefault="404464B0" w14:paraId="1731F278" w14:textId="6CAD3A99">
      <w:pPr>
        <w:pStyle w:val="PargrafodaLista"/>
        <w:numPr>
          <w:ilvl w:val="1"/>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Ampliação - Intervenção realizada em espaço ou obra existente, com aumento (vertical ou horizontal) por acréscimo de sua área total;</w:t>
      </w:r>
    </w:p>
    <w:p w:rsidRPr="00180C4C" w:rsidR="2F15AE8C" w:rsidP="0263577E" w:rsidRDefault="404464B0" w14:paraId="1A82DDE0" w14:textId="4E8CA83F">
      <w:pPr>
        <w:pStyle w:val="PargrafodaLista"/>
        <w:numPr>
          <w:ilvl w:val="1"/>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Requalificação - Intervenção que dá uma nova função melhorando o aspecto de um espaço ou uma edificação existente;</w:t>
      </w:r>
    </w:p>
    <w:p w:rsidRPr="00180C4C" w:rsidR="2F15AE8C" w:rsidP="0263577E" w:rsidRDefault="404464B0" w14:paraId="219D7627" w14:textId="0D1A570E">
      <w:pPr>
        <w:pStyle w:val="PargrafodaLista"/>
        <w:numPr>
          <w:ilvl w:val="1"/>
          <w:numId w:val="22"/>
        </w:numPr>
        <w:rPr>
          <w:rFonts w:eastAsia="Roboto" w:cstheme="minorHAnsi"/>
          <w:color w:val="000000" w:themeColor="text1"/>
          <w:sz w:val="24"/>
          <w:szCs w:val="24"/>
        </w:rPr>
      </w:pPr>
      <w:r w:rsidRPr="00180C4C">
        <w:rPr>
          <w:rFonts w:eastAsia="Roboto" w:cstheme="minorHAnsi"/>
          <w:color w:val="000000" w:themeColor="text1"/>
          <w:sz w:val="24"/>
          <w:szCs w:val="24"/>
        </w:rPr>
        <w:t>Manutenção - Atividade com o objetivo de manter um espaço ou uma obra existente em um estado adequado para que o mesmo possa realizar sua função;</w:t>
      </w:r>
    </w:p>
    <w:p w:rsidRPr="00180C4C" w:rsidR="2F15AE8C" w:rsidP="0263577E" w:rsidRDefault="404464B0" w14:paraId="34B76863" w14:textId="539C5259">
      <w:pPr>
        <w:pStyle w:val="PargrafodaLista"/>
        <w:numPr>
          <w:ilvl w:val="1"/>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Restauro - Intervenção para a preservação do valor histórico-cultural de um espaço ou uma obra existente;</w:t>
      </w:r>
    </w:p>
    <w:p w:rsidRPr="00180C4C" w:rsidR="2F15AE8C" w:rsidP="0263577E" w:rsidRDefault="404464B0" w14:paraId="6158D3E2" w14:textId="4126F2C9">
      <w:pPr>
        <w:pStyle w:val="PargrafodaLista"/>
        <w:numPr>
          <w:ilvl w:val="0"/>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Situação e Detalhamento da situação - indicação e descrição do estágio em que se encontra a intervenção;</w:t>
      </w:r>
    </w:p>
    <w:p w:rsidRPr="00180C4C" w:rsidR="2F15AE8C" w:rsidP="0263577E" w:rsidRDefault="404464B0" w14:paraId="390F61CD" w14:textId="14D33D7D">
      <w:pPr>
        <w:pStyle w:val="PargrafodaLista"/>
        <w:numPr>
          <w:ilvl w:val="0"/>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Data de início e Data de término - indicação das datas previstas (para intervenções planejadas e em execução) ou ocorridas (para intervenções concluídas) das datas de início e término da intervenção;</w:t>
      </w:r>
    </w:p>
    <w:p w:rsidRPr="00180C4C" w:rsidR="2F15AE8C" w:rsidP="0263577E" w:rsidRDefault="404464B0" w14:paraId="23F2C586" w14:textId="6D9A651D">
      <w:pPr>
        <w:pStyle w:val="PargrafodaLista"/>
        <w:numPr>
          <w:ilvl w:val="0"/>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Custo estimado total - investimento estimado (para intervenções planejadas e em execução) ou ocorrido (para intervenções concluídas) na intervenção;</w:t>
      </w:r>
    </w:p>
    <w:p w:rsidRPr="00180C4C" w:rsidR="2F15AE8C" w:rsidP="0263577E" w:rsidRDefault="404464B0" w14:paraId="66F00845" w14:textId="50AEB716">
      <w:pPr>
        <w:pStyle w:val="PargrafodaLista"/>
        <w:numPr>
          <w:ilvl w:val="0"/>
          <w:numId w:val="22"/>
        </w:numPr>
        <w:rPr>
          <w:rFonts w:eastAsia="Roboto" w:cstheme="minorHAnsi"/>
          <w:color w:val="000000" w:themeColor="text1"/>
          <w:sz w:val="24"/>
          <w:szCs w:val="24"/>
        </w:rPr>
      </w:pPr>
      <w:r w:rsidRPr="00180C4C">
        <w:rPr>
          <w:rFonts w:eastAsia="Roboto" w:cstheme="minorHAnsi"/>
          <w:color w:val="000000" w:themeColor="text1"/>
          <w:sz w:val="24"/>
          <w:szCs w:val="24"/>
        </w:rPr>
        <w:t>Observações - informações complementares a respeito da intervenção;</w:t>
      </w:r>
    </w:p>
    <w:p w:rsidRPr="00180C4C" w:rsidR="2F15AE8C" w:rsidP="0263577E" w:rsidRDefault="404464B0" w14:paraId="11CFC613" w14:textId="2109DF85">
      <w:pPr>
        <w:pStyle w:val="PargrafodaLista"/>
        <w:numPr>
          <w:ilvl w:val="0"/>
          <w:numId w:val="22"/>
        </w:num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Número de processos SEI!</w:t>
      </w:r>
    </w:p>
    <w:p w:rsidRPr="00180C4C" w:rsidR="2F15AE8C" w:rsidP="0263577E" w:rsidRDefault="404464B0" w14:paraId="355DAD2F" w14:textId="1BC3635D">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Uma vez sistematizadas (incluindo o recorte por subprefeituras), as informações são repassadas à(ao) titular de SEPEP ou ao gabinete do Prefeito, conforme demanda. O número de obras monitoradas, mensalmente, varia, em virtude de alterações no planejamento das intervenções. </w:t>
      </w:r>
    </w:p>
    <w:p w:rsidRPr="00180C4C" w:rsidR="2F15AE8C" w:rsidP="0263577E" w:rsidRDefault="404464B0" w14:paraId="32BA0264" w14:textId="739FCB25">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Para a finalidade o indicador, importa identificar quais obras devem ser consideradas para monitoramento de despesas, podendo orientar o acompanhamento das aplicações dos recursos municipais de forma regionalizada e as decisões baseadas no IDRGP. Três critérios foram utilizados.</w:t>
      </w:r>
    </w:p>
    <w:p w:rsidRPr="00180C4C" w:rsidR="2F15AE8C" w:rsidP="0263577E" w:rsidRDefault="404464B0" w14:paraId="1FAB1516" w14:textId="1FCF1EC7">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O primeiro critério consistiu em garantir que não houvesse duplicidades em relação ao Programa de Metas. Dessa forma, na planilha de obras, no campo “Meta PdM”, foram </w:t>
      </w:r>
      <w:r w:rsidRPr="00180C4C">
        <w:rPr>
          <w:rFonts w:eastAsia="Roboto" w:cstheme="minorHAnsi"/>
          <w:color w:val="000000" w:themeColor="text1"/>
          <w:sz w:val="24"/>
          <w:szCs w:val="24"/>
        </w:rPr>
        <w:lastRenderedPageBreak/>
        <w:t>consideradas apenas as intervenções que não são vinculadas ao Programa de Metas 2021-2024.</w:t>
      </w:r>
    </w:p>
    <w:p w:rsidRPr="00180C4C" w:rsidR="2F15AE8C" w:rsidP="0263577E" w:rsidRDefault="404464B0" w14:paraId="4CA05D3D" w14:textId="67BD4E13">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O segundo critério buscou garantir que a mesma lógica utilizada para a seleção das metas fosse, também, utilizada para a seleção das obras. De acordo com a </w:t>
      </w:r>
      <w:r w:rsidRPr="00180C4C" w:rsidR="453AFE84">
        <w:rPr>
          <w:rFonts w:eastAsia="Roboto" w:cstheme="minorHAnsi"/>
          <w:color w:val="000000" w:themeColor="text1"/>
          <w:sz w:val="24"/>
          <w:szCs w:val="24"/>
        </w:rPr>
        <w:t>terceira seção deste Anexo 1</w:t>
      </w:r>
      <w:r w:rsidRPr="00180C4C">
        <w:rPr>
          <w:rFonts w:eastAsia="Roboto" w:cstheme="minorHAnsi"/>
          <w:color w:val="000000" w:themeColor="text1"/>
          <w:sz w:val="24"/>
          <w:szCs w:val="24"/>
        </w:rPr>
        <w:t xml:space="preserve">, foram incluídos para cálculo da comparação da execução regionalizada das despesas com o IDRGP projetos prioritários da Administração Municipal que abarquem despesa regionalizável cuja localização represente um benefício específico fruível majoritariamente pela população da região. Diversas despesas não foram consideradas para fins da comparação com o Índice porque a lógica de entendimento da alocação de despesas como um benefício àquela região não se aplica plenamente, conforme a natureza da despesa. Contudo os benefícios poderiam ser mensurados regionalmente. Um exemplo evidente são os investimentos em mobilidade. Essa mesma lógica foi aplicada às obras monitoradas por SEPEP/UE.   </w:t>
      </w:r>
    </w:p>
    <w:p w:rsidRPr="00180C4C" w:rsidR="2F15AE8C" w:rsidP="0263577E" w:rsidRDefault="404464B0" w14:paraId="4C139B95" w14:textId="34C6188B">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 xml:space="preserve">Por fim, o terceiro critério buscou desconsiderar da base das obras monitoradas, os valores de menor monta, a partir da premissa de que tais intervenções são menos representativas quanto aos benefícios que podem ser usufruídos pelas populações da localidade onde estão inseridas. A redução de itens da base de monitoramento de obras também se faz necessária para tornar viável a análise de algum conjunto de intervenções, caso seja preciso aprofundar detalhes que requeiram um olhar individualizado para cada intervenção. Para tanto, para as intervenções dos tipos “Requalificação”, “Restauro” e “Manutenção” foram consideradas apenas as com valores iguais ou superiores a R$ 1.000.000,00. </w:t>
      </w:r>
    </w:p>
    <w:p w:rsidRPr="00180C4C" w:rsidR="2F15AE8C" w:rsidP="0263577E" w:rsidRDefault="404464B0" w14:paraId="5B3196AB" w14:textId="3DA57793">
      <w:pPr>
        <w:ind w:firstLine="708"/>
        <w:jc w:val="both"/>
        <w:rPr>
          <w:rFonts w:eastAsia="Roboto" w:cstheme="minorHAnsi"/>
          <w:color w:val="000000" w:themeColor="text1"/>
          <w:sz w:val="24"/>
          <w:szCs w:val="24"/>
        </w:rPr>
      </w:pPr>
      <w:r w:rsidRPr="00180C4C">
        <w:rPr>
          <w:rFonts w:eastAsia="Roboto" w:cstheme="minorHAnsi"/>
          <w:color w:val="000000" w:themeColor="text1"/>
          <w:sz w:val="24"/>
          <w:szCs w:val="24"/>
        </w:rPr>
        <w:t>É importante destacar que o estoque de obras constantes no instrumental de monitoramento de obras pode variar expressivamente, entre um mês e outro. Uma parte menor da variação é explicada por mudanças no processo decisório das secretarias, motivadas por conveniência e oportunidade, que avançam com obras até então não mapeadas por SEPEP, retirando outras da agenda governamental. O volume maior de variação ocorre por obras emergenciais. Estando ou não presentes em algum instrumento de planejamento, tais obras assumem prioridade na utilização dos recursos e, em virtude do seu processo licitatório diferenciado, informações referentes ao valor global ou ao valor liquidado são obtidas somente após algum tempo de execução.</w:t>
      </w:r>
    </w:p>
    <w:p w:rsidRPr="00180C4C" w:rsidR="2F15AE8C" w:rsidP="007B6C4D" w:rsidRDefault="2F15AE8C" w14:paraId="1B6A5DA4" w14:textId="4C502E03">
      <w:pPr>
        <w:rPr>
          <w:rFonts w:cstheme="minorHAnsi"/>
        </w:rPr>
      </w:pPr>
    </w:p>
    <w:p w:rsidRPr="00180C4C" w:rsidR="2F15AE8C" w:rsidP="00B321DC" w:rsidRDefault="41869BA6" w14:paraId="5180F5E1" w14:textId="172AE9E7">
      <w:pPr>
        <w:pStyle w:val="PargrafodaLista"/>
        <w:numPr>
          <w:ilvl w:val="0"/>
          <w:numId w:val="28"/>
        </w:numPr>
        <w:rPr>
          <w:rFonts w:cstheme="minorHAnsi"/>
        </w:rPr>
      </w:pPr>
      <w:r w:rsidRPr="00180C4C">
        <w:rPr>
          <w:rFonts w:cstheme="minorHAnsi"/>
          <w:b/>
          <w:bCs/>
        </w:rPr>
        <w:t>MONITORAMENTO</w:t>
      </w:r>
    </w:p>
    <w:p w:rsidRPr="00180C4C" w:rsidR="2F15AE8C" w:rsidP="0263577E" w:rsidRDefault="41869BA6" w14:paraId="07F63304" w14:textId="72A88A91">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Será preciso que a SGM/SEPEP, em conjunto com a SF/SUPOM, articule junto às Secretarias envolvidas para ciência de todos os atores, explicitando os objetivos do IDRGP e a análise efetuada neste documento. O espaço para alocação de recursos em despesas sem regionalização definida deverá ser objeto de deliberação junto aos órgãos, com a pactuação das etapas posteriores de monitoramento.</w:t>
      </w:r>
    </w:p>
    <w:p w:rsidRPr="00180C4C" w:rsidR="2F15AE8C" w:rsidP="0263577E" w:rsidRDefault="41869BA6" w14:paraId="5249DC11" w14:textId="1342119A">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lastRenderedPageBreak/>
        <w:t>A partir da seleção de projetos, as dotações orçamentárias envolvidas na execução das despesas foram mapeadas. Este monitoramento poderá ser aprimorado para contemplar as especificidades do IDRGP.</w:t>
      </w:r>
    </w:p>
    <w:p w:rsidRPr="00180C4C" w:rsidR="2F15AE8C" w:rsidP="0263577E" w:rsidRDefault="41869BA6" w14:paraId="1178AE91" w14:textId="42369E22">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partir da codificação de dotações apresentadas, é possível obter a regionalização por meio dos códigos de Detalhamento da Ação (DA). Essa codificação está disponível no Sistema Orçamentário Financeiro (SOF), utilizado por toda a Prefeitura para execução da despesa pública.</w:t>
      </w:r>
    </w:p>
    <w:p w:rsidRPr="00180C4C" w:rsidR="2F15AE8C" w:rsidP="0263577E" w:rsidRDefault="41869BA6" w14:paraId="02E5E4E3" w14:textId="3E6799F4">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O uso do DA possui algumas excepcionalidades que deverão ser objeto de avaliação por parte da SEPEP, da SF e das secretarias finalísticas. Por exemplo, as despesas em Saúde são regionalizadas no sistema utilizando-se as seis Coordenadorias Regionais de Saúde. Assim, será preciso depurar a extração de informações para assegurar o recorte utilizado no IDRGP.</w:t>
      </w:r>
    </w:p>
    <w:p w:rsidRPr="00180C4C" w:rsidR="2F15AE8C" w:rsidP="0263577E" w:rsidRDefault="41869BA6" w14:paraId="48105ADC" w14:textId="1FB725DE">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A Lei nº 17.729, de 28 de dezembro de 2021, que instituiu o PPA 2022-2025, determina:</w:t>
      </w:r>
    </w:p>
    <w:p w:rsidRPr="00180C4C" w:rsidR="2F15AE8C" w:rsidP="0263577E" w:rsidRDefault="41869BA6" w14:paraId="498EC599" w14:textId="059C7AE6">
      <w:pPr>
        <w:spacing w:after="200" w:line="276" w:lineRule="auto"/>
        <w:ind w:left="1416"/>
        <w:jc w:val="both"/>
        <w:rPr>
          <w:rFonts w:eastAsia="Roboto" w:cstheme="minorHAnsi"/>
          <w:color w:val="333333"/>
          <w:sz w:val="21"/>
          <w:szCs w:val="21"/>
        </w:rPr>
      </w:pPr>
      <w:r w:rsidRPr="00180C4C">
        <w:rPr>
          <w:rFonts w:eastAsia="Roboto" w:cstheme="minorHAnsi"/>
          <w:color w:val="000000" w:themeColor="text1"/>
          <w:sz w:val="24"/>
          <w:szCs w:val="24"/>
        </w:rPr>
        <w:t xml:space="preserve"> </w:t>
      </w:r>
      <w:r w:rsidRPr="00180C4C">
        <w:rPr>
          <w:rFonts w:eastAsia="Roboto" w:cstheme="minorHAnsi"/>
          <w:color w:val="333333"/>
          <w:sz w:val="21"/>
          <w:szCs w:val="21"/>
        </w:rPr>
        <w:t>Art. 6º A avaliação física e financeira dos programas é inerente às responsabilidades do órgão responsável e objetivará:</w:t>
      </w:r>
    </w:p>
    <w:p w:rsidRPr="00180C4C" w:rsidR="2F15AE8C" w:rsidP="0263577E" w:rsidRDefault="41869BA6" w14:paraId="4CEDA8C1" w14:textId="763AD93A">
      <w:pPr>
        <w:spacing w:after="200" w:line="276" w:lineRule="auto"/>
        <w:ind w:left="1416"/>
        <w:jc w:val="both"/>
        <w:rPr>
          <w:rFonts w:eastAsia="Roboto" w:cstheme="minorHAnsi"/>
          <w:color w:val="333333"/>
          <w:sz w:val="21"/>
          <w:szCs w:val="21"/>
        </w:rPr>
      </w:pPr>
      <w:r w:rsidRPr="00180C4C">
        <w:rPr>
          <w:rFonts w:eastAsia="Roboto" w:cstheme="minorHAnsi"/>
          <w:color w:val="333333"/>
          <w:sz w:val="21"/>
          <w:szCs w:val="21"/>
        </w:rPr>
        <w:t>I - aferir o resultado com base nas metas fixadas;</w:t>
      </w:r>
    </w:p>
    <w:p w:rsidRPr="00180C4C" w:rsidR="2F15AE8C" w:rsidP="0263577E" w:rsidRDefault="41869BA6" w14:paraId="38292017" w14:textId="410B7D7B">
      <w:pPr>
        <w:spacing w:after="200" w:line="276" w:lineRule="auto"/>
        <w:ind w:left="1416"/>
        <w:jc w:val="both"/>
        <w:rPr>
          <w:rFonts w:eastAsia="Roboto" w:cstheme="minorHAnsi"/>
          <w:color w:val="333333"/>
          <w:sz w:val="21"/>
          <w:szCs w:val="21"/>
        </w:rPr>
      </w:pPr>
      <w:r w:rsidRPr="00180C4C">
        <w:rPr>
          <w:rFonts w:eastAsia="Roboto" w:cstheme="minorHAnsi"/>
          <w:color w:val="333333"/>
          <w:sz w:val="21"/>
          <w:szCs w:val="21"/>
        </w:rPr>
        <w:t>II - subsidiar a alocação dos recursos.</w:t>
      </w:r>
    </w:p>
    <w:p w:rsidRPr="00180C4C" w:rsidR="2F15AE8C" w:rsidP="0263577E" w:rsidRDefault="41869BA6" w14:paraId="091D06C0" w14:textId="5F04EF8A">
      <w:pPr>
        <w:spacing w:after="200" w:line="276" w:lineRule="auto"/>
        <w:ind w:left="1416"/>
        <w:jc w:val="both"/>
        <w:rPr>
          <w:rFonts w:eastAsia="Roboto" w:cstheme="minorHAnsi"/>
          <w:color w:val="333333"/>
          <w:sz w:val="21"/>
          <w:szCs w:val="21"/>
        </w:rPr>
      </w:pPr>
      <w:r w:rsidRPr="00180C4C">
        <w:rPr>
          <w:rFonts w:eastAsia="Roboto" w:cstheme="minorHAnsi"/>
          <w:color w:val="333333"/>
          <w:sz w:val="21"/>
          <w:szCs w:val="21"/>
        </w:rPr>
        <w:t>§ 1º A Secretaria Municipal da Fazenda disponibilizará anualmente relatórios de acompanhamento da execução física e financeira dos programas estabelecidos por esta Lei, inclusive quanto à regionalização dos gastos públicos elencada por órgão e entidade da Administração Municipal, por meio do Portal do Orçamento Público, além do Portal da Transparência e do Portal de Dados Abertos da Prefeitura de São Paulo.</w:t>
      </w:r>
    </w:p>
    <w:p w:rsidRPr="00180C4C" w:rsidR="2F15AE8C" w:rsidP="0263577E" w:rsidRDefault="41869BA6" w14:paraId="1FB5DD6E" w14:textId="388C353D">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Portanto, ao findar o exercício será preciso consolidar a apuração do Índice para composição do Relatório e planejamento do exercício seguinte.</w:t>
      </w:r>
    </w:p>
    <w:p w:rsidRPr="00180C4C" w:rsidR="2F15AE8C" w:rsidP="007B6C4D" w:rsidRDefault="2F15AE8C" w14:paraId="3BFF85F4" w14:textId="5B5C3DD1">
      <w:pPr>
        <w:rPr>
          <w:rFonts w:cstheme="minorHAnsi"/>
        </w:rPr>
      </w:pPr>
    </w:p>
    <w:p w:rsidRPr="00180C4C" w:rsidR="2F15AE8C" w:rsidP="007B6C4D" w:rsidRDefault="41869BA6" w14:paraId="4C430F8E" w14:textId="31C04F3C">
      <w:pPr>
        <w:rPr>
          <w:rFonts w:cstheme="minorHAnsi"/>
        </w:rPr>
      </w:pPr>
      <w:r w:rsidRPr="00180C4C">
        <w:rPr>
          <w:rFonts w:cstheme="minorHAnsi"/>
          <w:b/>
          <w:bCs/>
        </w:rPr>
        <w:t>CONCLUSÃO</w:t>
      </w:r>
    </w:p>
    <w:p w:rsidRPr="00180C4C" w:rsidR="2F15AE8C" w:rsidP="0263577E" w:rsidRDefault="41869BA6" w14:paraId="757A95B2" w14:textId="5C41644F">
      <w:pPr>
        <w:spacing w:after="200" w:line="276" w:lineRule="auto"/>
        <w:jc w:val="both"/>
        <w:rPr>
          <w:rFonts w:eastAsia="Roboto" w:cstheme="minorHAnsi"/>
          <w:color w:val="000000" w:themeColor="text1"/>
          <w:sz w:val="24"/>
          <w:szCs w:val="24"/>
        </w:rPr>
      </w:pPr>
      <w:r w:rsidRPr="00180C4C">
        <w:rPr>
          <w:rFonts w:eastAsia="Roboto" w:cstheme="minorHAnsi"/>
          <w:color w:val="000000" w:themeColor="text1"/>
          <w:sz w:val="24"/>
          <w:szCs w:val="24"/>
        </w:rPr>
        <w:t>Diversas despesas não foram consideradas para fins do Índice porque a lógica de entendimento da alocação de despesas como um benefício àquela região não se aplica plenamente, conforme a natureza da despesa. Contudo os benefícios poderiam ser mensurados regionalmente. Um exemplo evidente são os investimentos em mobilidade. Um corredor de ônibus ou uma ciclovia podem ser instalados na Subprefeitura X, mas beneficiar majoritariamente habitantes das Subprefeituras Y e Z, que precisam cruzar o território da Subprefeitura X para acesso ao Centro Expandido, ao transporte de alta capacidade ou a outro ponto de interesse.</w:t>
      </w:r>
    </w:p>
    <w:p w:rsidRPr="00180C4C" w:rsidR="0263577E" w:rsidP="00AE33D8" w:rsidRDefault="41869BA6" w14:paraId="7393B563" w14:textId="78813639">
      <w:pPr>
        <w:spacing w:after="200" w:line="276" w:lineRule="auto"/>
        <w:jc w:val="both"/>
        <w:rPr>
          <w:rFonts w:cstheme="minorHAnsi"/>
        </w:rPr>
      </w:pPr>
      <w:r w:rsidRPr="00180C4C">
        <w:rPr>
          <w:rFonts w:eastAsia="Roboto" w:cstheme="minorHAnsi"/>
          <w:color w:val="000000" w:themeColor="text1"/>
          <w:sz w:val="24"/>
          <w:szCs w:val="24"/>
        </w:rPr>
        <w:t>Esse tipo específico de análise tem muita margem de desenvolvimento, e a agenda da análise de alocação de recursos públicos sob a ótica da desigualdade territorial não se esgota com o Índice. Tais estudos permanecerão no radar da alta Administração Municipal.</w:t>
      </w:r>
      <w:r w:rsidRPr="00180C4C" w:rsidR="0263577E">
        <w:rPr>
          <w:rFonts w:cstheme="minorHAnsi"/>
        </w:rPr>
        <w:br w:type="page"/>
      </w:r>
    </w:p>
    <w:p w:rsidRPr="00180C4C" w:rsidR="220C878F" w:rsidP="0263577E" w:rsidRDefault="220C878F" w14:paraId="3CE22437" w14:textId="0255197C">
      <w:pPr>
        <w:pStyle w:val="Ttulo1"/>
        <w:rPr>
          <w:rFonts w:asciiTheme="minorHAnsi" w:hAnsiTheme="minorHAnsi" w:cstheme="minorHAnsi"/>
        </w:rPr>
      </w:pPr>
      <w:bookmarkStart w:name="_Toc146536358" w:id="11"/>
      <w:r w:rsidRPr="00180C4C">
        <w:rPr>
          <w:rFonts w:asciiTheme="minorHAnsi" w:hAnsiTheme="minorHAnsi" w:cstheme="minorHAnsi"/>
        </w:rPr>
        <w:lastRenderedPageBreak/>
        <w:t>ANEXO 2: NOTA TÉCNICA - ÍNDICE DE DISTRIBUIÇÃO REGIONAL DO GASTO PÚBLICO: CONSIDERAÇÕES PARA O MONITORAMENTO</w:t>
      </w:r>
      <w:bookmarkEnd w:id="11"/>
    </w:p>
    <w:p w:rsidRPr="00180C4C" w:rsidR="0263577E" w:rsidP="008D4091" w:rsidRDefault="0263577E" w14:paraId="1E002352" w14:textId="45BEE07C">
      <w:pPr>
        <w:rPr>
          <w:rFonts w:cstheme="minorHAnsi"/>
        </w:rPr>
      </w:pPr>
    </w:p>
    <w:p w:rsidRPr="00E90D2B" w:rsidR="00CE47C3" w:rsidP="00E90D2B" w:rsidRDefault="00CE47C3" w14:paraId="516AAA86" w14:textId="0C6CA559">
      <w:pPr>
        <w:pStyle w:val="PargrafodaLista"/>
        <w:numPr>
          <w:ilvl w:val="0"/>
          <w:numId w:val="38"/>
        </w:numPr>
        <w:rPr>
          <w:rFonts w:eastAsia="Times New Roman" w:cstheme="minorHAnsi"/>
          <w:lang w:eastAsia="pt-BR"/>
        </w:rPr>
      </w:pPr>
      <w:r w:rsidRPr="00E90D2B">
        <w:rPr>
          <w:rFonts w:eastAsia="Times New Roman" w:cstheme="minorHAnsi"/>
          <w:b/>
          <w:bCs/>
          <w:lang w:eastAsia="pt-BR"/>
        </w:rPr>
        <w:t>CONTEXTO</w:t>
      </w:r>
      <w:r w:rsidRPr="00E90D2B">
        <w:rPr>
          <w:rFonts w:eastAsia="Times New Roman" w:cstheme="minorHAnsi"/>
          <w:lang w:eastAsia="pt-BR"/>
        </w:rPr>
        <w:t> </w:t>
      </w:r>
    </w:p>
    <w:p w:rsidRPr="00CE47C3" w:rsidR="00CE47C3" w:rsidP="00AE33D8" w:rsidRDefault="00CE47C3" w14:paraId="041CB099"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xml:space="preserve">O Índice de Distribuição Regional do Gasto Público (IDRGP) foi instituído pela </w:t>
      </w:r>
      <w:hyperlink w:tgtFrame="_blank" w:history="1" r:id="rId33">
        <w:r w:rsidRPr="00CE47C3">
          <w:rPr>
            <w:rFonts w:eastAsia="Times New Roman" w:cstheme="minorHAnsi"/>
            <w:color w:val="0000FF"/>
            <w:sz w:val="24"/>
            <w:szCs w:val="24"/>
            <w:u w:val="single"/>
            <w:lang w:eastAsia="pt-BR"/>
          </w:rPr>
          <w:t>Lei nº 17.729 de 28 de dezembro de 2021</w:t>
        </w:r>
      </w:hyperlink>
      <w:r w:rsidRPr="00CE47C3">
        <w:rPr>
          <w:rFonts w:eastAsia="Times New Roman" w:cstheme="minorHAnsi"/>
          <w:sz w:val="24"/>
          <w:szCs w:val="24"/>
          <w:lang w:eastAsia="pt-BR"/>
        </w:rPr>
        <w:t xml:space="preserve"> (PPA 2022-2025) e detalhado em seu </w:t>
      </w:r>
      <w:hyperlink w:tgtFrame="_blank" w:history="1" r:id="rId34">
        <w:r w:rsidRPr="00CE47C3">
          <w:rPr>
            <w:rFonts w:eastAsia="Times New Roman" w:cstheme="minorHAnsi"/>
            <w:color w:val="0000FF"/>
            <w:sz w:val="24"/>
            <w:szCs w:val="24"/>
            <w:u w:val="single"/>
            <w:lang w:eastAsia="pt-BR"/>
          </w:rPr>
          <w:t>Anexo V</w:t>
        </w:r>
      </w:hyperlink>
      <w:r w:rsidRPr="00CE47C3">
        <w:rPr>
          <w:rFonts w:eastAsia="Times New Roman" w:cstheme="minorHAnsi"/>
          <w:sz w:val="24"/>
          <w:szCs w:val="24"/>
          <w:lang w:eastAsia="pt-BR"/>
        </w:rPr>
        <w:t>, intitulado: “Regionalização e distribuição territorial das despesas no quadriênio 2022-2025". De acordo com o referido anexo: </w:t>
      </w:r>
    </w:p>
    <w:p w:rsidRPr="00CE47C3" w:rsidR="00CE47C3" w:rsidP="00AE33D8" w:rsidRDefault="00CE47C3" w14:paraId="5BAF8FDC" w14:textId="77777777">
      <w:pPr>
        <w:spacing w:after="120" w:line="240" w:lineRule="auto"/>
        <w:ind w:left="2160" w:firstLine="709"/>
        <w:jc w:val="both"/>
        <w:textAlignment w:val="baseline"/>
        <w:rPr>
          <w:rFonts w:eastAsia="Times New Roman" w:cstheme="minorHAnsi"/>
          <w:sz w:val="18"/>
          <w:szCs w:val="18"/>
          <w:lang w:eastAsia="pt-BR"/>
        </w:rPr>
      </w:pPr>
      <w:r w:rsidRPr="00CE47C3">
        <w:rPr>
          <w:rFonts w:eastAsia="Times New Roman" w:cstheme="minorHAnsi"/>
          <w:sz w:val="20"/>
          <w:szCs w:val="20"/>
          <w:lang w:eastAsia="pt-BR"/>
        </w:rPr>
        <w:t>Para monitorar a execução das despesas de acordo com os critérios aqui previstos, anualmente, a Prefeitura disponibilizará relatórios de acompanhamento da execução física e financeira dos programas estabelecidos por esta lei, inclusive quanto à regionalização dos gastos públicos elencada por órgão e entidade municipal. Cada relatório trará uma apuração da execução regionalizada dos investimentos, a expansão real do custeio do exercício anterior e uma breve avaliação do desempenho das Secretarias envolvidas na destinação de políticas públicas para as regiões mais vulneráveis (SÃO PAULO, 2021, p. 9) </w:t>
      </w:r>
    </w:p>
    <w:p w:rsidR="00357D1E" w:rsidP="00AE33D8" w:rsidRDefault="00357D1E" w14:paraId="1E3D3733" w14:textId="77777777">
      <w:pPr>
        <w:spacing w:after="120" w:line="240" w:lineRule="auto"/>
        <w:ind w:firstLine="709"/>
        <w:jc w:val="both"/>
        <w:textAlignment w:val="baseline"/>
        <w:rPr>
          <w:rFonts w:eastAsia="Times New Roman" w:cstheme="minorHAnsi"/>
          <w:sz w:val="24"/>
          <w:szCs w:val="24"/>
          <w:lang w:eastAsia="pt-BR"/>
        </w:rPr>
      </w:pPr>
    </w:p>
    <w:p w:rsidRPr="00CE47C3" w:rsidR="00CE47C3" w:rsidP="00AE33D8" w:rsidRDefault="00CE47C3" w14:paraId="792EC030" w14:textId="4EEE1234">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xml:space="preserve">De acordo com o PPA 2022-2025, as decisões sobre alocação orçamentária a serem tomadas com base no índice incidirão sobre </w:t>
      </w:r>
      <w:r w:rsidRPr="00CE47C3">
        <w:rPr>
          <w:rFonts w:eastAsia="Times New Roman" w:cstheme="minorHAnsi"/>
          <w:b/>
          <w:bCs/>
          <w:sz w:val="24"/>
          <w:szCs w:val="24"/>
          <w:lang w:eastAsia="pt-BR"/>
        </w:rPr>
        <w:t xml:space="preserve">investimentos </w:t>
      </w:r>
      <w:r w:rsidRPr="00CE47C3">
        <w:rPr>
          <w:rFonts w:eastAsia="Times New Roman" w:cstheme="minorHAnsi"/>
          <w:sz w:val="24"/>
          <w:szCs w:val="24"/>
          <w:lang w:eastAsia="pt-BR"/>
        </w:rPr>
        <w:t xml:space="preserve">e </w:t>
      </w:r>
      <w:r w:rsidRPr="00CE47C3">
        <w:rPr>
          <w:rFonts w:eastAsia="Times New Roman" w:cstheme="minorHAnsi"/>
          <w:b/>
          <w:bCs/>
          <w:sz w:val="24"/>
          <w:szCs w:val="24"/>
          <w:lang w:eastAsia="pt-BR"/>
        </w:rPr>
        <w:t>expansão de custeio</w:t>
      </w:r>
      <w:r w:rsidRPr="00CE47C3">
        <w:rPr>
          <w:rFonts w:eastAsia="Times New Roman" w:cstheme="minorHAnsi"/>
          <w:sz w:val="24"/>
          <w:szCs w:val="24"/>
          <w:lang w:eastAsia="pt-BR"/>
        </w:rPr>
        <w:t xml:space="preserve"> com ampliação e/ou melhoria da oferta de serviços em âmbito regional. Seria necessário, então, observar a trajetória da aplicação regional dos investimentos e dos novos gastos com custeio para definir as movimentações necessárias para aproximar a distribuição orçamentária do IDRGP. Ocorre que a Prefeitura de São Paulo não possui essa base histórica. </w:t>
      </w:r>
    </w:p>
    <w:p w:rsidRPr="00CE47C3" w:rsidR="00CE47C3" w:rsidP="00AE33D8" w:rsidRDefault="00CE47C3" w14:paraId="118FE667"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No Anexo V, do PPA 2022-2025, a Prefeitura de São Paulo deu destaque ao “Detalhamento da Ação (DA)”. Trata-se do código composto pela indicação da capacidade de regionalização de cada ação orçamentária e por códigos indicativos do local onde serão aplicados os recursos. Por meio da Secretaria da Fazenda, a Prefeitura de São Paulo tem feito um esforço para qualificar as informações sobre a regionalização do orçamento. </w:t>
      </w:r>
    </w:p>
    <w:p w:rsidRPr="00CE47C3" w:rsidR="00CE47C3" w:rsidP="00AE33D8" w:rsidRDefault="00CE47C3" w14:paraId="5886C5B9"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Como a base de execução orçamentária, organizada pelo “Detalhamento de Ação (DA)” não possui histórico que dê consistência a eventuais decisões sobre o IDRGP, para proceder com o monitoramento da execução das despesas cuja distribuição possa ser orientada pelo índice, é necessário, primeiramente, definir quais despesas constituirão uma linha de base dos gastos municipais. A partir da linha de base obtida, pode-se visualizar se as expansões de investimentos e de custeio correspondem aos percentuais definidos pelo índice para cada subprefeitura e – caso contrário - propor alocações que redistribuam o orçamento público, conforme preconizado pelo IDRGP. </w:t>
      </w:r>
    </w:p>
    <w:p w:rsidRPr="00CE47C3" w:rsidR="00CE47C3" w:rsidP="00AE33D8" w:rsidRDefault="00CE47C3" w14:paraId="455C2EE9" w14:textId="51EB8FEB">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 caracterização das despesas que seriam adequadas à composição dessa linha de base para o IDRGP foi objeto d</w:t>
      </w:r>
      <w:r w:rsidR="004F0E0E">
        <w:rPr>
          <w:rFonts w:eastAsia="Times New Roman" w:cstheme="minorHAnsi"/>
          <w:sz w:val="24"/>
          <w:szCs w:val="24"/>
          <w:lang w:eastAsia="pt-BR"/>
        </w:rPr>
        <w:t>o</w:t>
      </w:r>
      <w:r w:rsidRPr="00CE47C3">
        <w:rPr>
          <w:rFonts w:eastAsia="Times New Roman" w:cstheme="minorHAnsi"/>
          <w:sz w:val="24"/>
          <w:szCs w:val="24"/>
          <w:lang w:eastAsia="pt-BR"/>
        </w:rPr>
        <w:t xml:space="preserve"> </w:t>
      </w:r>
      <w:r w:rsidRPr="004F0E0E" w:rsidR="004F0E0E">
        <w:rPr>
          <w:rFonts w:eastAsia="Times New Roman" w:cstheme="minorHAnsi"/>
          <w:sz w:val="24"/>
          <w:szCs w:val="24"/>
          <w:lang w:eastAsia="pt-BR"/>
        </w:rPr>
        <w:t>ANEXO 1: NOTA TÉCNICA - ÍNDICE DE DISTRIBUIÇÃO REGIONAL DO GASTO PÚBLICO: CONSIDERAÇÕES PARA A SELEÇÃO DE DESPESAS PÚBLICAS</w:t>
      </w:r>
      <w:r w:rsidRPr="00CE47C3">
        <w:rPr>
          <w:rFonts w:eastAsia="Times New Roman" w:cstheme="minorHAnsi"/>
          <w:sz w:val="24"/>
          <w:szCs w:val="24"/>
          <w:lang w:eastAsia="pt-BR"/>
        </w:rPr>
        <w:t>. A nota especifica as ações estratégicas da atual gestão passíveis de trazerem benefícios fruíveis na área de influência de cada subprefeitura. As ações selecionadas correspondem a: (i) 24 metas e 2 iniciativas do Programa de Metas 2021-2024; (ii) obras monitoradas pela Unidade de Entregas de Secretaria Executiva de Planejamento e Entregas Prioritárias (SEPEP/UE); (iii) projetos do Orçamento Cidadão 2022. </w:t>
      </w:r>
    </w:p>
    <w:p w:rsidRPr="00CE47C3" w:rsidR="00CE47C3" w:rsidP="00AE33D8" w:rsidRDefault="00CE47C3" w14:paraId="7C807F47"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lastRenderedPageBreak/>
        <w:t> </w:t>
      </w:r>
    </w:p>
    <w:p w:rsidRPr="00E90D2B" w:rsidR="00CE47C3" w:rsidP="00AE33D8" w:rsidRDefault="00CE47C3" w14:paraId="689FB071" w14:textId="43A68DAF">
      <w:pPr>
        <w:pStyle w:val="PargrafodaLista"/>
        <w:numPr>
          <w:ilvl w:val="0"/>
          <w:numId w:val="38"/>
        </w:numPr>
        <w:spacing w:after="120"/>
        <w:rPr>
          <w:rFonts w:cstheme="minorHAnsi"/>
          <w:b/>
          <w:bCs/>
          <w:lang w:eastAsia="pt-BR"/>
        </w:rPr>
      </w:pPr>
      <w:r w:rsidRPr="00E90D2B">
        <w:rPr>
          <w:rFonts w:cstheme="minorHAnsi"/>
          <w:b/>
          <w:bCs/>
          <w:lang w:eastAsia="pt-BR"/>
        </w:rPr>
        <w:t>OBJETIVO </w:t>
      </w:r>
    </w:p>
    <w:p w:rsidRPr="00CE47C3" w:rsidR="00CE47C3" w:rsidP="00AE33D8" w:rsidRDefault="00CE47C3" w14:paraId="5140BD63" w14:textId="07E830B1">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Busca-se por meio deste documento definir metodologia para o monitoramento da execução das despesas oriundas das atividades e projetos descritos n</w:t>
      </w:r>
      <w:r w:rsidR="004F0E0E">
        <w:rPr>
          <w:rFonts w:eastAsia="Times New Roman" w:cstheme="minorHAnsi"/>
          <w:sz w:val="24"/>
          <w:szCs w:val="24"/>
          <w:lang w:eastAsia="pt-BR"/>
        </w:rPr>
        <w:t>o</w:t>
      </w:r>
      <w:r w:rsidRPr="00CE47C3">
        <w:rPr>
          <w:rFonts w:eastAsia="Times New Roman" w:cstheme="minorHAnsi"/>
          <w:sz w:val="24"/>
          <w:szCs w:val="24"/>
          <w:lang w:eastAsia="pt-BR"/>
        </w:rPr>
        <w:t xml:space="preserve"> </w:t>
      </w:r>
      <w:r w:rsidRPr="008D0E35" w:rsidR="008D0E35">
        <w:rPr>
          <w:rFonts w:eastAsia="Times New Roman" w:cstheme="minorHAnsi"/>
          <w:sz w:val="24"/>
          <w:szCs w:val="24"/>
          <w:lang w:eastAsia="pt-BR"/>
        </w:rPr>
        <w:t>ANEXO 1: NOTA TÉCNICA - ÍNDICE DE DISTRIBUIÇÃO REGIONAL DO GASTO PÚBLICO: CONSIDERAÇÕES PARA A SELEÇÃO DE DESPESAS PÚBLICAS</w:t>
      </w:r>
      <w:r w:rsidRPr="00CE47C3">
        <w:rPr>
          <w:rFonts w:eastAsia="Times New Roman" w:cstheme="minorHAnsi"/>
          <w:sz w:val="24"/>
          <w:szCs w:val="24"/>
          <w:lang w:eastAsia="pt-BR"/>
        </w:rPr>
        <w:t>. </w:t>
      </w:r>
    </w:p>
    <w:p w:rsidRPr="00180C4C" w:rsidR="00CE47C3" w:rsidP="00AE33D8" w:rsidRDefault="00CE47C3" w14:paraId="3BAE4CBE" w14:textId="77777777">
      <w:pPr>
        <w:spacing w:after="120"/>
        <w:ind w:firstLine="709"/>
        <w:rPr>
          <w:rFonts w:cstheme="minorHAnsi"/>
          <w:sz w:val="18"/>
          <w:szCs w:val="18"/>
          <w:lang w:eastAsia="pt-BR"/>
        </w:rPr>
      </w:pPr>
      <w:r w:rsidRPr="00180C4C">
        <w:rPr>
          <w:rFonts w:cstheme="minorHAnsi"/>
          <w:lang w:eastAsia="pt-BR"/>
        </w:rPr>
        <w:t> </w:t>
      </w:r>
    </w:p>
    <w:p w:rsidRPr="00E90D2B" w:rsidR="00CE47C3" w:rsidP="00AE33D8" w:rsidRDefault="00CE47C3" w14:paraId="28C2DD55" w14:textId="1DE9661C">
      <w:pPr>
        <w:pStyle w:val="PargrafodaLista"/>
        <w:numPr>
          <w:ilvl w:val="0"/>
          <w:numId w:val="38"/>
        </w:numPr>
        <w:spacing w:after="120"/>
        <w:rPr>
          <w:rFonts w:cstheme="minorHAnsi"/>
          <w:b/>
          <w:bCs/>
          <w:lang w:eastAsia="pt-BR"/>
        </w:rPr>
      </w:pPr>
      <w:r w:rsidRPr="00E90D2B">
        <w:rPr>
          <w:rFonts w:cstheme="minorHAnsi"/>
          <w:b/>
          <w:bCs/>
          <w:lang w:eastAsia="pt-BR"/>
        </w:rPr>
        <w:t>METODOLOGIA DE MONITORAMENTO </w:t>
      </w:r>
    </w:p>
    <w:p w:rsidRPr="00CE47C3" w:rsidR="00CE47C3" w:rsidP="00AE33D8" w:rsidRDefault="00CE47C3" w14:paraId="56B1C438" w14:textId="33EC3754">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O monitoramento da execução das despesas atreladas às atividades e projetos descritos n</w:t>
      </w:r>
      <w:r w:rsidR="004F0E0E">
        <w:rPr>
          <w:rFonts w:eastAsia="Times New Roman" w:cstheme="minorHAnsi"/>
          <w:sz w:val="24"/>
          <w:szCs w:val="24"/>
          <w:lang w:eastAsia="pt-BR"/>
        </w:rPr>
        <w:t>o</w:t>
      </w:r>
      <w:r w:rsidRPr="00CE47C3">
        <w:rPr>
          <w:rFonts w:eastAsia="Times New Roman" w:cstheme="minorHAnsi"/>
          <w:sz w:val="24"/>
          <w:szCs w:val="24"/>
          <w:lang w:eastAsia="pt-BR"/>
        </w:rPr>
        <w:t xml:space="preserve"> </w:t>
      </w:r>
      <w:r w:rsidRPr="004F0E0E" w:rsidR="004F0E0E">
        <w:rPr>
          <w:rFonts w:eastAsia="Times New Roman" w:cstheme="minorHAnsi"/>
          <w:sz w:val="24"/>
          <w:szCs w:val="24"/>
          <w:lang w:eastAsia="pt-BR"/>
        </w:rPr>
        <w:t>ANEXO 1: NOTA TÉCNICA - ÍNDICE DE DISTRIBUIÇÃO REGIONAL DO GASTO PÚBLICO: CONSIDERAÇÕES PARA A SELEÇÃO DE DESPESAS PÚBLICAS</w:t>
      </w:r>
      <w:r w:rsidRPr="00CE47C3">
        <w:rPr>
          <w:rFonts w:eastAsia="Times New Roman" w:cstheme="minorHAnsi"/>
          <w:sz w:val="24"/>
          <w:szCs w:val="24"/>
          <w:lang w:eastAsia="pt-BR"/>
        </w:rPr>
        <w:t xml:space="preserve"> baseia-se, </w:t>
      </w:r>
      <w:r w:rsidRPr="00CE47C3">
        <w:rPr>
          <w:rFonts w:eastAsia="Times New Roman" w:cstheme="minorHAnsi"/>
          <w:b/>
          <w:bCs/>
          <w:sz w:val="24"/>
          <w:szCs w:val="24"/>
          <w:u w:val="single"/>
          <w:lang w:eastAsia="pt-BR"/>
        </w:rPr>
        <w:t>sempre que possível</w:t>
      </w:r>
      <w:r w:rsidRPr="00CE47C3">
        <w:rPr>
          <w:rFonts w:eastAsia="Times New Roman" w:cstheme="minorHAnsi"/>
          <w:sz w:val="24"/>
          <w:szCs w:val="24"/>
          <w:lang w:eastAsia="pt-BR"/>
        </w:rPr>
        <w:t>, (i) na codificação do “detalhamento da ação” (DA), disponível no Sistema de Orçamento e Finanças (SOF) e (ii) nos valores liquidados acumulados, desde o início de vigência do PPA 2022-2025 (01/01/2022) até o momento da análise. </w:t>
      </w:r>
    </w:p>
    <w:p w:rsidRPr="00CE47C3" w:rsidR="00CE47C3" w:rsidP="00AE33D8" w:rsidRDefault="00CE47C3" w14:paraId="7CC176FA"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Para 16 de 24 casos das metas do Programas de Metas, selecionadas para o acompanhamento do IDRGP, é possível realizar o monitoramento da execução orçamentária por meio do “detalhamento da ação” e obtenção do valor liquidado, via SOF. </w:t>
      </w:r>
    </w:p>
    <w:p w:rsidRPr="00CE47C3" w:rsidR="00CE47C3" w:rsidP="00AE33D8" w:rsidRDefault="00CE47C3" w14:paraId="24FE3E79"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Para os demais casos do Programa de Metas 2021-2024, para o monitoramento de obras conduzido pela Unidade de Entregas de SEPEP (SEPEP/UE) e para os projetos contemplados no Orçamento Cidadão são utilizadas planilhas assessórias com informações produzidas pelos órgãos executores, que permitem fazer o cruzamento de informações com o Sistema de Orçamento e Finanças (SOF) para obtenção dos valores liquidados acumulados até o período de interesse. Como será detalhado posteriormente, nos casos em que não há possibilidade de obtenção da codificação do “detalhamento da ação”, ou obter o valor de liquidação, assumiu-se como dispêndio o valor total contratado. </w:t>
      </w:r>
    </w:p>
    <w:p w:rsidRPr="00CE47C3" w:rsidR="00CE47C3" w:rsidP="00AE33D8" w:rsidRDefault="00CE47C3" w14:paraId="48AF5FEE"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As subseções, a seguir, detalham essas diferentes situações para se apurar a execução de despesas. </w:t>
      </w:r>
    </w:p>
    <w:p w:rsidRPr="00CE47C3" w:rsidR="00CE47C3" w:rsidP="00AE33D8" w:rsidRDefault="00CE47C3" w14:paraId="0AFFFB3D"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w:t>
      </w:r>
    </w:p>
    <w:p w:rsidRPr="00E90D2B" w:rsidR="00CE47C3" w:rsidP="00AE33D8" w:rsidRDefault="00CE47C3" w14:paraId="19561B78" w14:textId="77777777">
      <w:pPr>
        <w:spacing w:after="120"/>
        <w:ind w:firstLine="709"/>
        <w:rPr>
          <w:rFonts w:cstheme="minorHAnsi"/>
          <w:b/>
          <w:bCs/>
          <w:sz w:val="18"/>
          <w:szCs w:val="18"/>
          <w:lang w:eastAsia="pt-BR"/>
        </w:rPr>
      </w:pPr>
      <w:r w:rsidRPr="00E90D2B">
        <w:rPr>
          <w:rFonts w:cstheme="minorHAnsi"/>
          <w:b/>
          <w:bCs/>
          <w:lang w:eastAsia="pt-BR"/>
        </w:rPr>
        <w:t>3.1. Despesas monitoradas pelo “detalhamento da ação” (DA) </w:t>
      </w:r>
    </w:p>
    <w:p w:rsidRPr="00CE47C3" w:rsidR="00CE47C3" w:rsidP="00AE33D8" w:rsidRDefault="00CE47C3" w14:paraId="176888F0"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Durante a fase de liquidação da despesa, ao cadastrar a Nota de Liquidação e Pagamento (NLP) no SOF, os órgãos precisam informar um código para o “detalhamento da ação”, que indica se a despesa é regionalizável e, se sim, se é em nível agregado (norte, sul, leste, oeste, centro), em nível de subprefeitura ou em nível de distrito. A Secretaria da Fazenda (SF) extrai a base de liquidações, a organiza em uma planilha eletrônica e a disponibiliza, sob demanda, a SEPEP/CP. </w:t>
      </w:r>
    </w:p>
    <w:p w:rsidRPr="00CE47C3" w:rsidR="00CE47C3" w:rsidP="00AE33D8" w:rsidRDefault="00CE47C3" w14:paraId="205A1776" w14:textId="679AAB6B">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 partir da planilha disponibilizada por SF, SEPEP/CP tem um primeiro mapeamento sobre como os recursos orçamentários estão sendo liquidados pelos diferentes territórios da cidade. É preciso, no entanto, extrair dessa planilha quais gastos referem-se às metas estipuladas n</w:t>
      </w:r>
      <w:r w:rsidR="004D7029">
        <w:rPr>
          <w:rFonts w:eastAsia="Times New Roman" w:cstheme="minorHAnsi"/>
          <w:sz w:val="24"/>
          <w:szCs w:val="24"/>
          <w:lang w:eastAsia="pt-BR"/>
        </w:rPr>
        <w:t>o</w:t>
      </w:r>
      <w:r w:rsidRPr="00CE47C3">
        <w:rPr>
          <w:rFonts w:eastAsia="Times New Roman" w:cstheme="minorHAnsi"/>
          <w:sz w:val="24"/>
          <w:szCs w:val="24"/>
          <w:lang w:eastAsia="pt-BR"/>
        </w:rPr>
        <w:t xml:space="preserve"> </w:t>
      </w:r>
      <w:r w:rsidRPr="004F0E0E" w:rsidR="004D7029">
        <w:rPr>
          <w:rFonts w:eastAsia="Times New Roman" w:cstheme="minorHAnsi"/>
          <w:sz w:val="24"/>
          <w:szCs w:val="24"/>
          <w:lang w:eastAsia="pt-BR"/>
        </w:rPr>
        <w:t>ANEXO 1: NOTA TÉCNICA - ÍNDICE DE DISTRIBUIÇÃO REGIONAL DO GASTO PÚBLICO: CONSIDERAÇÕES PARA A SELEÇÃO DE DESPESAS PÚBLICAS</w:t>
      </w:r>
      <w:r w:rsidRPr="00CE47C3">
        <w:rPr>
          <w:rFonts w:eastAsia="Times New Roman" w:cstheme="minorHAnsi"/>
          <w:sz w:val="24"/>
          <w:szCs w:val="24"/>
          <w:lang w:eastAsia="pt-BR"/>
        </w:rPr>
        <w:t>. </w:t>
      </w:r>
    </w:p>
    <w:p w:rsidRPr="00CE47C3" w:rsidR="00CE47C3" w:rsidP="00AE33D8" w:rsidRDefault="00CE47C3" w14:paraId="3B42CD27"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xml:space="preserve">Para tanto, é importante detalhar os procedimentos para o monitoramento orçamentário do Programa de Metas 2021-2024. Durante a construção do Programa de </w:t>
      </w:r>
      <w:r w:rsidRPr="00CE47C3">
        <w:rPr>
          <w:rFonts w:eastAsia="Times New Roman" w:cstheme="minorHAnsi"/>
          <w:sz w:val="24"/>
          <w:szCs w:val="24"/>
          <w:lang w:eastAsia="pt-BR"/>
        </w:rPr>
        <w:lastRenderedPageBreak/>
        <w:t>Metas, os órgãos executores indicaram as dotações orçamentárias nas quais os recursos necessários à execução das metas estão consignados. Quanto ao monitoramento do Programa de Metas 2021-2024, a Coordenadoria de Planejamento (SEPEP/CP) disponibiliza, trimestralmente, à Rede de Planejamento, uma planilha para que os órgãos informem, para cada meta, as dotações, processos SEI!  ou, ainda, notas de empenho referentes às contratações necessárias à execução da meta. </w:t>
      </w:r>
    </w:p>
    <w:p w:rsidRPr="00CE47C3" w:rsidR="00CE47C3" w:rsidP="00AE33D8" w:rsidRDefault="00CE47C3" w14:paraId="0CC52F5B"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Em alguns casos, uma única ação orçamentária é integralmente vinculada ao Programa de Metas, assim todos os contratos e repasses que oneram tais dotações, estão vinculados à referida meta. Portanto, o valor orçado para essas metas é o próprio valor disponível na Lei Orçamentária Anual (LOA) para a ação orçamentária indicada e os dispêndios correspondem aos valores liquidados na respectiva ação, ao longo do exercício. Trata-se de uma informação facilmente extraída do Sistema de Orçamento e Finanças (SOF) e também informada nas planilhas de monitoramento orçamentário disponibilizadas por SEPEP/CP. </w:t>
      </w:r>
    </w:p>
    <w:p w:rsidRPr="00CE47C3" w:rsidR="00CE47C3" w:rsidP="00AE33D8" w:rsidRDefault="00CE47C3" w14:paraId="03B675E7"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Há ainda casos em que uma dada ação orçamentária comporta recursos para ações do Programa de Metas e, também, para outras atividades não pactuadas naquele instrumento de planejamento. Nestas situações, é necessário um esforço analítico para diferenciar, a partir da descrição das notas de liquidação ou dos contratos, se o gasto tem relação com as entregas físicas do Programa de Metas. Por depender da qualidade da descrição das notas de liquidação e da disponibilidade de informações nos contratos e processos administrativos, trata-se de uma análise “caso a caso”, cujos resultados demandam maior tempo de processamento e, naturalmente, são suscetíveis a eventuais imprecisões. </w:t>
      </w:r>
    </w:p>
    <w:p w:rsidRPr="00CE47C3" w:rsidR="00CE47C3" w:rsidP="00AE33D8" w:rsidRDefault="00CE47C3" w14:paraId="09D5C91B"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 Tabela 1, a seguir, apresenta as metas cujas despesas são monitoradas por meio do “Detalhamento da Ação”. </w:t>
      </w:r>
    </w:p>
    <w:p w:rsidRPr="00CE47C3" w:rsidR="00CE47C3" w:rsidP="00AE33D8" w:rsidRDefault="00CE47C3" w14:paraId="6990CE66"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w:t>
      </w:r>
    </w:p>
    <w:p w:rsidRPr="00CE47C3" w:rsidR="00CE47C3" w:rsidP="00AE33D8" w:rsidRDefault="00CE47C3" w14:paraId="734B04BB" w14:textId="77777777">
      <w:pPr>
        <w:spacing w:after="120" w:line="240" w:lineRule="auto"/>
        <w:ind w:firstLine="709"/>
        <w:textAlignment w:val="baseline"/>
        <w:rPr>
          <w:rFonts w:eastAsia="Times New Roman" w:cstheme="minorHAnsi"/>
          <w:color w:val="5A5A5A"/>
          <w:sz w:val="18"/>
          <w:szCs w:val="18"/>
          <w:lang w:eastAsia="pt-BR"/>
        </w:rPr>
      </w:pPr>
      <w:r w:rsidRPr="00CE47C3">
        <w:rPr>
          <w:rFonts w:eastAsia="Times New Roman" w:cstheme="minorHAnsi"/>
          <w:b/>
          <w:bCs/>
          <w:color w:val="5A5A5A"/>
          <w:sz w:val="24"/>
          <w:szCs w:val="24"/>
          <w:lang w:eastAsia="pt-BR"/>
        </w:rPr>
        <w:t xml:space="preserve">Tabela 1 - </w:t>
      </w:r>
      <w:r w:rsidRPr="00CE47C3">
        <w:rPr>
          <w:rFonts w:eastAsia="Times New Roman" w:cstheme="minorHAnsi"/>
          <w:color w:val="5A5A5A"/>
          <w:sz w:val="24"/>
          <w:szCs w:val="24"/>
          <w:lang w:eastAsia="pt-BR"/>
        </w:rPr>
        <w:t>Despesas monitoradas pelo Detalhamento da Ação.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63"/>
        <w:gridCol w:w="973"/>
        <w:gridCol w:w="6674"/>
      </w:tblGrid>
      <w:tr w:rsidRPr="00CE47C3" w:rsidR="00CE47C3" w:rsidTr="00CE47C3" w14:paraId="0912911C" w14:textId="77777777">
        <w:trPr>
          <w:trHeight w:val="495"/>
        </w:trPr>
        <w:tc>
          <w:tcPr>
            <w:tcW w:w="885" w:type="dxa"/>
            <w:tcBorders>
              <w:top w:val="single" w:color="4F81BD" w:sz="6" w:space="0"/>
              <w:left w:val="single" w:color="4F81BD" w:sz="6" w:space="0"/>
              <w:bottom w:val="single" w:color="4F81BD" w:sz="6" w:space="0"/>
              <w:right w:val="nil"/>
            </w:tcBorders>
            <w:shd w:val="clear" w:color="auto" w:fill="4F81BD"/>
            <w:vAlign w:val="center"/>
            <w:hideMark/>
          </w:tcPr>
          <w:p w:rsidRPr="00CE47C3" w:rsidR="00CE47C3" w:rsidP="00AE33D8" w:rsidRDefault="00CE47C3" w14:paraId="2001666F" w14:textId="77777777">
            <w:pPr>
              <w:spacing w:after="120" w:line="240" w:lineRule="auto"/>
              <w:ind w:firstLine="709"/>
              <w:jc w:val="center"/>
              <w:textAlignment w:val="baseline"/>
              <w:rPr>
                <w:rFonts w:eastAsia="Times New Roman" w:cstheme="minorHAnsi"/>
                <w:b/>
                <w:bCs/>
                <w:color w:val="FFFFFF"/>
                <w:sz w:val="24"/>
                <w:szCs w:val="24"/>
                <w:lang w:eastAsia="pt-BR"/>
              </w:rPr>
            </w:pPr>
            <w:r w:rsidRPr="00CE47C3">
              <w:rPr>
                <w:rFonts w:eastAsia="Times New Roman" w:cstheme="minorHAnsi"/>
                <w:b/>
                <w:bCs/>
                <w:color w:val="FFFFFF"/>
                <w:sz w:val="20"/>
                <w:szCs w:val="20"/>
                <w:lang w:eastAsia="pt-BR"/>
              </w:rPr>
              <w:t>Órgão </w:t>
            </w:r>
          </w:p>
        </w:tc>
        <w:tc>
          <w:tcPr>
            <w:tcW w:w="540" w:type="dxa"/>
            <w:tcBorders>
              <w:top w:val="single" w:color="4F81BD" w:sz="6" w:space="0"/>
              <w:left w:val="nil"/>
              <w:bottom w:val="single" w:color="4F81BD" w:sz="6" w:space="0"/>
              <w:right w:val="nil"/>
            </w:tcBorders>
            <w:shd w:val="clear" w:color="auto" w:fill="4F81BD"/>
            <w:vAlign w:val="center"/>
            <w:hideMark/>
          </w:tcPr>
          <w:p w:rsidRPr="00CE47C3" w:rsidR="00CE47C3" w:rsidP="00AE33D8" w:rsidRDefault="00CE47C3" w14:paraId="70C36466" w14:textId="77777777">
            <w:pPr>
              <w:spacing w:after="120" w:line="240" w:lineRule="auto"/>
              <w:ind w:firstLine="709"/>
              <w:jc w:val="center"/>
              <w:textAlignment w:val="baseline"/>
              <w:rPr>
                <w:rFonts w:eastAsia="Times New Roman" w:cstheme="minorHAnsi"/>
                <w:b/>
                <w:bCs/>
                <w:color w:val="FFFFFF"/>
                <w:sz w:val="24"/>
                <w:szCs w:val="24"/>
                <w:lang w:eastAsia="pt-BR"/>
              </w:rPr>
            </w:pPr>
            <w:r w:rsidRPr="00CE47C3">
              <w:rPr>
                <w:rFonts w:eastAsia="Times New Roman" w:cstheme="minorHAnsi"/>
                <w:b/>
                <w:bCs/>
                <w:color w:val="FFFFFF"/>
                <w:sz w:val="20"/>
                <w:szCs w:val="20"/>
                <w:lang w:eastAsia="pt-BR"/>
              </w:rPr>
              <w:t>Nº </w:t>
            </w:r>
          </w:p>
        </w:tc>
        <w:tc>
          <w:tcPr>
            <w:tcW w:w="7170" w:type="dxa"/>
            <w:tcBorders>
              <w:top w:val="single" w:color="4F81BD" w:sz="6" w:space="0"/>
              <w:left w:val="nil"/>
              <w:bottom w:val="single" w:color="4F81BD" w:sz="6" w:space="0"/>
              <w:right w:val="single" w:color="4F81BD" w:sz="6" w:space="0"/>
            </w:tcBorders>
            <w:shd w:val="clear" w:color="auto" w:fill="4F81BD"/>
            <w:vAlign w:val="center"/>
            <w:hideMark/>
          </w:tcPr>
          <w:p w:rsidRPr="00CE47C3" w:rsidR="00CE47C3" w:rsidP="00AE33D8" w:rsidRDefault="00CE47C3" w14:paraId="12EF801D" w14:textId="77777777">
            <w:pPr>
              <w:spacing w:after="120" w:line="240" w:lineRule="auto"/>
              <w:ind w:firstLine="709"/>
              <w:jc w:val="center"/>
              <w:textAlignment w:val="baseline"/>
              <w:rPr>
                <w:rFonts w:eastAsia="Times New Roman" w:cstheme="minorHAnsi"/>
                <w:b/>
                <w:bCs/>
                <w:color w:val="FFFFFF"/>
                <w:sz w:val="24"/>
                <w:szCs w:val="24"/>
                <w:lang w:eastAsia="pt-BR"/>
              </w:rPr>
            </w:pPr>
            <w:r w:rsidRPr="00CE47C3">
              <w:rPr>
                <w:rFonts w:eastAsia="Times New Roman" w:cstheme="minorHAnsi"/>
                <w:b/>
                <w:bCs/>
                <w:color w:val="FFFFFF"/>
                <w:sz w:val="20"/>
                <w:szCs w:val="20"/>
                <w:lang w:eastAsia="pt-BR"/>
              </w:rPr>
              <w:t>Descrição </w:t>
            </w:r>
          </w:p>
        </w:tc>
      </w:tr>
      <w:tr w:rsidRPr="00CE47C3" w:rsidR="00CE47C3" w:rsidTr="00CE47C3" w14:paraId="0B67073E"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85597F8"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SMS</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6B3D2CB"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3</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BAA9D72"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30 novos equipamentos de saúde no município. </w:t>
            </w:r>
          </w:p>
        </w:tc>
      </w:tr>
      <w:tr w:rsidRPr="00CE47C3" w:rsidR="00CE47C3" w:rsidTr="00CE47C3" w14:paraId="4EDBB4D7" w14:textId="77777777">
        <w:trPr>
          <w:trHeight w:val="5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A8D8D80"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SMS</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37A0EE9"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4</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C9AEF51"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Reformar e/ou reequipar 187 equipamentos de saúde no município. </w:t>
            </w:r>
          </w:p>
        </w:tc>
      </w:tr>
      <w:tr w:rsidRPr="00CE47C3" w:rsidR="00CE47C3" w:rsidTr="00CE47C3" w14:paraId="0320C92A"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5DB581B5"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SMS</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73DE249"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5</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C1EC2B7"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seis Centros de Referência de Saúde Bucal. </w:t>
            </w:r>
          </w:p>
        </w:tc>
      </w:tr>
      <w:tr w:rsidRPr="00CE47C3" w:rsidR="00CE47C3" w:rsidTr="00CE47C3" w14:paraId="50480D7B"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BD20C34"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SMS</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42AE65B"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7</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5CD41C21"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seis Centros da Dor. </w:t>
            </w:r>
          </w:p>
        </w:tc>
      </w:tr>
      <w:tr w:rsidRPr="00CE47C3" w:rsidR="00CE47C3" w:rsidTr="00CE47C3" w14:paraId="5FE4D028" w14:textId="77777777">
        <w:trPr>
          <w:trHeight w:val="5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73A0C4F"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SMS</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8F730BB"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8</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E153D7E"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seis novos Centros de Atenção Psicossocial (CAPS). </w:t>
            </w:r>
          </w:p>
        </w:tc>
      </w:tr>
      <w:tr w:rsidRPr="00CE47C3" w:rsidR="00CE47C3" w:rsidTr="00CE47C3" w14:paraId="0AC87224"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8127003"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SMADS</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66008FF"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17</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D45D350"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60 serviços de atendimento a pessoas idosas. </w:t>
            </w:r>
          </w:p>
        </w:tc>
      </w:tr>
      <w:tr w:rsidRPr="00CE47C3" w:rsidR="00CE47C3" w:rsidTr="00CE47C3" w14:paraId="6066F45B"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6CF8CE5"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SME</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35D016A"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25</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20BF947"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12 novos CEUs. </w:t>
            </w:r>
          </w:p>
        </w:tc>
      </w:tr>
      <w:tr w:rsidRPr="00CE47C3" w:rsidR="00CE47C3" w:rsidTr="00CE47C3" w14:paraId="2DB2EC72"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8B91F8C"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SME</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0FC2B8E"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26</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51FBD6F"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Inaugurar 45 novas unidades escolares. </w:t>
            </w:r>
          </w:p>
        </w:tc>
      </w:tr>
      <w:tr w:rsidRPr="00CE47C3" w:rsidR="00CE47C3" w:rsidTr="00CE47C3" w14:paraId="142CB1BC" w14:textId="77777777">
        <w:trPr>
          <w:trHeight w:val="5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4258FD4"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SME</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00B9D9E"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27</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8AA9BEE"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Ofertar cursos de idiomas para os estudantes da rede municipal em todos os CEUs. </w:t>
            </w:r>
          </w:p>
        </w:tc>
      </w:tr>
      <w:tr w:rsidRPr="00CE47C3" w:rsidR="00CE47C3" w:rsidTr="00CE47C3" w14:paraId="5097E640" w14:textId="77777777">
        <w:trPr>
          <w:trHeight w:val="855"/>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1AB3C96"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SEME</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13FFE50"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28</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F0C2944"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seis Polos Regionais Olímpicos e/ou de Esporte de Base nos equipamentos esportivos mantidos pela Prefeitura de São Paulo. </w:t>
            </w:r>
          </w:p>
        </w:tc>
      </w:tr>
      <w:tr w:rsidRPr="00CE47C3" w:rsidR="00CE47C3" w:rsidTr="00CE47C3" w14:paraId="16BA5A4C"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E690934"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SMUL</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E92F591"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42</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6E3A83E"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dez projetos de Urbanismo Social </w:t>
            </w:r>
          </w:p>
        </w:tc>
      </w:tr>
      <w:tr w:rsidRPr="00CE47C3" w:rsidR="00CE47C3" w:rsidTr="00CE47C3" w14:paraId="676FA6D1"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626CE2F"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lastRenderedPageBreak/>
              <w:t>SMC</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9C099DF"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53</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CDBCDB7"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dez salas de cinema nos CEUs. </w:t>
            </w:r>
          </w:p>
        </w:tc>
      </w:tr>
      <w:tr w:rsidRPr="00CE47C3" w:rsidR="00CE47C3" w:rsidTr="00CE47C3" w14:paraId="545664FB"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15F88C0"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SMC</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90E0C03"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54</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AEF95E5"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Inaugurar a Casa de Cultura Cidade Ademar. </w:t>
            </w:r>
          </w:p>
        </w:tc>
      </w:tr>
      <w:tr w:rsidRPr="00CE47C3" w:rsidR="00CE47C3" w:rsidTr="00CE47C3" w14:paraId="1797BF1B" w14:textId="77777777">
        <w:trPr>
          <w:trHeight w:val="5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16CD584"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SEPE</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747E4C0"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55</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C1F4B47"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quatro Estúdios Criativos da Juventude – Rede Daora. </w:t>
            </w:r>
          </w:p>
        </w:tc>
      </w:tr>
      <w:tr w:rsidRPr="00CE47C3" w:rsidR="00CE47C3" w:rsidTr="00CE47C3" w14:paraId="60164022" w14:textId="77777777">
        <w:trPr>
          <w:trHeight w:val="270"/>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38B4042"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SVMA</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02CE877"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62</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55DED174"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Implantar oito novos parques municipais. </w:t>
            </w:r>
          </w:p>
        </w:tc>
      </w:tr>
      <w:tr w:rsidRPr="00CE47C3" w:rsidR="00CE47C3" w:rsidTr="00CE47C3" w14:paraId="1B28DC92" w14:textId="77777777">
        <w:trPr>
          <w:trHeight w:val="855"/>
        </w:trPr>
        <w:tc>
          <w:tcPr>
            <w:tcW w:w="88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50A73D47" w14:textId="77777777">
            <w:pPr>
              <w:spacing w:after="120" w:line="240" w:lineRule="auto"/>
              <w:ind w:firstLine="709"/>
              <w:textAlignment w:val="baseline"/>
              <w:rPr>
                <w:rFonts w:eastAsia="Times New Roman" w:cstheme="minorHAnsi"/>
                <w:b/>
                <w:bCs/>
                <w:sz w:val="24"/>
                <w:szCs w:val="24"/>
                <w:lang w:eastAsia="pt-BR"/>
              </w:rPr>
            </w:pPr>
            <w:r w:rsidRPr="00CE47C3">
              <w:rPr>
                <w:rFonts w:eastAsia="Times New Roman" w:cstheme="minorHAnsi"/>
                <w:sz w:val="20"/>
                <w:szCs w:val="20"/>
                <w:lang w:eastAsia="pt-BR"/>
              </w:rPr>
              <w:t>SMIT</w:t>
            </w:r>
            <w:r w:rsidRPr="00CE47C3">
              <w:rPr>
                <w:rFonts w:eastAsia="Times New Roman" w:cstheme="minorHAnsi"/>
                <w:b/>
                <w:bCs/>
                <w:sz w:val="20"/>
                <w:szCs w:val="20"/>
                <w:lang w:eastAsia="pt-BR"/>
              </w:rPr>
              <w:t> </w:t>
            </w:r>
          </w:p>
        </w:tc>
        <w:tc>
          <w:tcPr>
            <w:tcW w:w="54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AE6C055"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b/>
                <w:bCs/>
                <w:sz w:val="20"/>
                <w:szCs w:val="20"/>
                <w:lang w:eastAsia="pt-BR"/>
              </w:rPr>
              <w:t>72</w:t>
            </w:r>
            <w:r w:rsidRPr="00CE47C3">
              <w:rPr>
                <w:rFonts w:eastAsia="Times New Roman" w:cstheme="minorHAnsi"/>
                <w:sz w:val="20"/>
                <w:szCs w:val="20"/>
                <w:lang w:eastAsia="pt-BR"/>
              </w:rPr>
              <w:t> </w:t>
            </w:r>
          </w:p>
        </w:tc>
        <w:tc>
          <w:tcPr>
            <w:tcW w:w="7170"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16D5A2A" w14:textId="77777777">
            <w:pPr>
              <w:spacing w:after="120" w:line="240" w:lineRule="auto"/>
              <w:ind w:firstLine="709"/>
              <w:textAlignment w:val="baseline"/>
              <w:rPr>
                <w:rFonts w:eastAsia="Times New Roman" w:cstheme="minorHAnsi"/>
                <w:sz w:val="24"/>
                <w:szCs w:val="24"/>
                <w:lang w:eastAsia="pt-BR"/>
              </w:rPr>
            </w:pPr>
            <w:r w:rsidRPr="00CE47C3">
              <w:rPr>
                <w:rFonts w:eastAsia="Times New Roman" w:cstheme="minorHAnsi"/>
                <w:sz w:val="20"/>
                <w:szCs w:val="20"/>
                <w:lang w:eastAsia="pt-BR"/>
              </w:rPr>
              <w:t>Remodelar as praças de atendimento das Subprefeituras para que centralizem todos os serviços municipais no território - Descomplica SP. </w:t>
            </w:r>
          </w:p>
        </w:tc>
      </w:tr>
    </w:tbl>
    <w:p w:rsidRPr="00CE47C3" w:rsidR="00CE47C3" w:rsidP="00AE33D8" w:rsidRDefault="00CE47C3" w14:paraId="09A28251"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w:t>
      </w:r>
    </w:p>
    <w:p w:rsidRPr="00CE47C3" w:rsidR="00CE47C3" w:rsidP="00AE33D8" w:rsidRDefault="00CE47C3" w14:paraId="3A6E1686"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w:t>
      </w:r>
    </w:p>
    <w:p w:rsidRPr="004D7029" w:rsidR="00CE47C3" w:rsidP="00AE33D8" w:rsidRDefault="00CE47C3" w14:paraId="2C62D5E4" w14:textId="77777777">
      <w:pPr>
        <w:spacing w:after="120"/>
        <w:ind w:firstLine="709"/>
        <w:rPr>
          <w:rFonts w:cstheme="minorHAnsi"/>
          <w:b/>
          <w:bCs/>
          <w:sz w:val="18"/>
          <w:szCs w:val="18"/>
          <w:lang w:eastAsia="pt-BR"/>
        </w:rPr>
      </w:pPr>
      <w:r w:rsidRPr="004D7029">
        <w:rPr>
          <w:rFonts w:cstheme="minorHAnsi"/>
          <w:b/>
          <w:bCs/>
          <w:lang w:eastAsia="pt-BR"/>
        </w:rPr>
        <w:t>3.2. Despesas que não são passíveis de monitoramento por meio do “detalhamento da ação” </w:t>
      </w:r>
    </w:p>
    <w:p w:rsidRPr="00180C4C" w:rsidR="00CE47C3" w:rsidP="00AE33D8" w:rsidRDefault="00CE47C3" w14:paraId="66B4630B" w14:textId="77777777">
      <w:pPr>
        <w:spacing w:after="120"/>
        <w:ind w:firstLine="709"/>
        <w:rPr>
          <w:rFonts w:cstheme="minorHAnsi"/>
          <w:sz w:val="18"/>
          <w:szCs w:val="18"/>
          <w:lang w:eastAsia="pt-BR"/>
        </w:rPr>
      </w:pPr>
      <w:r w:rsidRPr="00180C4C">
        <w:rPr>
          <w:rFonts w:cstheme="minorHAnsi"/>
          <w:lang w:eastAsia="pt-BR"/>
        </w:rPr>
        <w:t> </w:t>
      </w:r>
    </w:p>
    <w:p w:rsidRPr="004D7029" w:rsidR="00CE47C3" w:rsidP="00AE33D8" w:rsidRDefault="00CE47C3" w14:paraId="31488752" w14:textId="77777777">
      <w:pPr>
        <w:spacing w:after="120"/>
        <w:ind w:firstLine="709"/>
        <w:rPr>
          <w:rFonts w:cstheme="minorHAnsi"/>
          <w:b/>
          <w:bCs/>
          <w:i/>
          <w:iCs/>
          <w:sz w:val="18"/>
          <w:szCs w:val="18"/>
          <w:lang w:eastAsia="pt-BR"/>
        </w:rPr>
      </w:pPr>
      <w:r w:rsidRPr="004D7029">
        <w:rPr>
          <w:rFonts w:cstheme="minorHAnsi"/>
          <w:b/>
          <w:bCs/>
          <w:i/>
          <w:iCs/>
          <w:lang w:eastAsia="pt-BR"/>
        </w:rPr>
        <w:t>3.2.1. Despesas do PdM 2021-2024 monitoradas por estimativas </w:t>
      </w:r>
    </w:p>
    <w:p w:rsidRPr="00CE47C3" w:rsidR="00CE47C3" w:rsidP="00AE33D8" w:rsidRDefault="00CE47C3" w14:paraId="467C24F6"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w:t>
      </w:r>
    </w:p>
    <w:p w:rsidRPr="00CE47C3" w:rsidR="00CE47C3" w:rsidP="00AE33D8" w:rsidRDefault="00CE47C3" w14:paraId="23A2D8D8" w14:textId="5DB5FFB5">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xml:space="preserve">Conforme mencionado na seção anterior, para o monitoramento da execução orçamentária de algumas das metas selecionadas, conforme </w:t>
      </w:r>
      <w:r w:rsidRPr="004F0E0E" w:rsidR="004D7029">
        <w:rPr>
          <w:rFonts w:eastAsia="Times New Roman" w:cstheme="minorHAnsi"/>
          <w:sz w:val="24"/>
          <w:szCs w:val="24"/>
          <w:lang w:eastAsia="pt-BR"/>
        </w:rPr>
        <w:t>ANEXO 1: NOTA TÉCNICA - ÍNDICE DE DISTRIBUIÇÃO REGIONAL DO GASTO PÚBLICO: CONSIDERAÇÕES PARA A SELEÇÃO DE DESPESAS PÚBLICAS</w:t>
      </w:r>
      <w:r w:rsidRPr="00CE47C3">
        <w:rPr>
          <w:rFonts w:eastAsia="Times New Roman" w:cstheme="minorHAnsi"/>
          <w:sz w:val="24"/>
          <w:szCs w:val="24"/>
          <w:lang w:eastAsia="pt-BR"/>
        </w:rPr>
        <w:t>, não é possível utilizar o “Detalhamento da Ação (DA)”. Isso porque, durante o processo de inserção dados para a NLP no SOF, pode ocorrer incongruências. Para dar vazão a uma grande quantidade de NLP ou quando as localidades beneficiadas pelas despesas não estão claramente definidas (por exemplo, quando há a necessidade de se pesquisar pelo distrito a partir de um endereço), um órgão executor pode – o que não é desejável – preencher um DA, informando que tais despesas não são regionalizáveis. A Secretaria da Fazenda tem feito um relevante trabalho de conscientização junto aos órgãos para o adequado preenchimento do DA no SOF. </w:t>
      </w:r>
    </w:p>
    <w:p w:rsidRPr="00CE47C3" w:rsidR="00CE47C3" w:rsidP="00AE33D8" w:rsidRDefault="00CE47C3" w14:paraId="3965AA64"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 existência de incongruências, para fins de monitoramento objeto desta Nota, inviabiliza o esforço de buscar complementações a partir de uma análise “caso a caso” aos processos administrativos, principalmente para as metas que apresentam um quantitativo expressivo de entregas até 2024. Para essas metas, adotou-se como estratégia obter um quociente de referência que, ao ser multiplicado pelas entregas físicas de constatadas em cada território, exprimisse o valor liquidado em cada localidade. </w:t>
      </w:r>
    </w:p>
    <w:p w:rsidRPr="00CE47C3" w:rsidR="00CE47C3" w:rsidP="00AE33D8" w:rsidRDefault="00CE47C3" w14:paraId="0C468297" w14:textId="0595176E">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Para obter o quociente de referência, adotou-se como numerador a soma dos valores liquidados de 2021 e de 2022 nas dotações indicadas como vinculadas às metas; e, como denominador, a soma das entregas físicas observadas de 2021 e 2022 reportadas pelos órgãos. Os valores liquidados foram obtidos a partir das planilhas de monitoramento orçamentário do Programa de Metas 2021-2024 e os valores referentes às entregas físicas foram obtidas a partir das planilhas utilizadas nos ciclos de monitoramento mensal do PdM. </w:t>
      </w:r>
    </w:p>
    <w:p w:rsidRPr="00CE47C3" w:rsidR="00CE47C3" w:rsidP="00AE33D8" w:rsidRDefault="00CE47C3" w14:paraId="080CA08B"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xml:space="preserve">É importante destacar que o quociente de referência não se confunde com o custo unitário do objeto de cada meta. Por exemplo, no âmbito da </w:t>
      </w:r>
      <w:r w:rsidRPr="00CE47C3">
        <w:rPr>
          <w:rFonts w:eastAsia="Times New Roman" w:cstheme="minorHAnsi"/>
          <w:b/>
          <w:bCs/>
          <w:sz w:val="24"/>
          <w:szCs w:val="24"/>
          <w:lang w:eastAsia="pt-BR"/>
        </w:rPr>
        <w:t>Meta 10</w:t>
      </w:r>
      <w:r w:rsidRPr="00CE47C3">
        <w:rPr>
          <w:rFonts w:eastAsia="Times New Roman" w:cstheme="minorHAnsi"/>
          <w:sz w:val="24"/>
          <w:szCs w:val="24"/>
          <w:lang w:eastAsia="pt-BR"/>
        </w:rPr>
        <w:t xml:space="preserve"> “Criar 50 mil vagas em creche, condicionadas à demanda”, a Secretaria Municipal de Educação (SME), até o terceiro trimestre de 2022, liquidou R$ 23.845.780,21 e entregou 11.016 vagas. Pelo cálculo apresentado para obtenção do quociente de referência, chega-se ao valor de R$ 2.164,65. </w:t>
      </w:r>
      <w:r w:rsidRPr="00CE47C3">
        <w:rPr>
          <w:rFonts w:eastAsia="Times New Roman" w:cstheme="minorHAnsi"/>
          <w:sz w:val="24"/>
          <w:szCs w:val="24"/>
          <w:lang w:eastAsia="pt-BR"/>
        </w:rPr>
        <w:lastRenderedPageBreak/>
        <w:t>Este valor não representa o custo unitário de criação de vaga de creches. Isso porque o orçamento do Programa de Metas contempla apenas ampliação de custeio, investimentos em curso e novos investimentos, ao passo que o cálculo do custo unitário, a depender do objeto, deve considerar escopo mais amplo de variáveis. </w:t>
      </w:r>
    </w:p>
    <w:p w:rsidRPr="00CE47C3" w:rsidR="00CE47C3" w:rsidP="00AE33D8" w:rsidRDefault="00CE47C3" w14:paraId="6777A51F"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xml:space="preserve">A </w:t>
      </w:r>
      <w:r w:rsidRPr="00CE47C3">
        <w:rPr>
          <w:rFonts w:eastAsia="Times New Roman" w:cstheme="minorHAnsi"/>
          <w:b/>
          <w:bCs/>
          <w:sz w:val="24"/>
          <w:szCs w:val="24"/>
          <w:lang w:eastAsia="pt-BR"/>
        </w:rPr>
        <w:t xml:space="preserve">Meta 12 </w:t>
      </w:r>
      <w:r w:rsidRPr="00CE47C3">
        <w:rPr>
          <w:rFonts w:eastAsia="Times New Roman" w:cstheme="minorHAnsi"/>
          <w:sz w:val="24"/>
          <w:szCs w:val="24"/>
          <w:lang w:eastAsia="pt-BR"/>
        </w:rPr>
        <w:t xml:space="preserve">“Prover 49.000 moradias de interesse social” e a </w:t>
      </w:r>
      <w:r w:rsidRPr="00CE47C3">
        <w:rPr>
          <w:rFonts w:eastAsia="Times New Roman" w:cstheme="minorHAnsi"/>
          <w:b/>
          <w:bCs/>
          <w:sz w:val="24"/>
          <w:szCs w:val="24"/>
          <w:lang w:eastAsia="pt-BR"/>
        </w:rPr>
        <w:t>Meta 13</w:t>
      </w:r>
      <w:r w:rsidRPr="00CE47C3">
        <w:rPr>
          <w:rFonts w:eastAsia="Times New Roman" w:cstheme="minorHAnsi"/>
          <w:sz w:val="24"/>
          <w:szCs w:val="24"/>
          <w:lang w:eastAsia="pt-BR"/>
        </w:rPr>
        <w:t xml:space="preserve"> “Beneficiar 27.000 famílias com urbanização em assentamentos precários” acrescentaram ingredientes novos nas análises propostas. Fazendo-se o cálculo do quociente de referência, deve-se levar em consideração que o numerador abarca os recursos liquidados com obras em diferentes estágios (do início do canteiro de obras à conclusão) e o denominador considera unidades entregues (independentemente do ano em que as obras tiveram início) e unidades contratadas no exercício em questão. Em outras palavras, uma parcela dos valores liquidados refere-se a obras em andamento (ou que foram contratadas em anos anteriores e/ou cujo estágio da obra ainda não permite a entrega no exercício). Seguiu-se essa lógica para manter coerência com o monitoramento físico do Programa de Metas 2021-2024. </w:t>
      </w:r>
    </w:p>
    <w:p w:rsidRPr="00CE47C3" w:rsidR="00CE47C3" w:rsidP="00AE33D8" w:rsidRDefault="00CE47C3" w14:paraId="7406920A"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 Secretaria Municipal de Saúde (SMS) regionaliza os seus dispêndios tendo como referência as Coordenadorias Regionais de Saúde (CRS). Ainda que exista “Detalhamento de Ação” atribuído às CRS, tal DA não é compatível com a finalidade de monitoramento do IDRGP – que exige o detalhamento por Subprefeitura. Dessa forma, o órgão faz a compatibilização entre CRS e Subprefeitura e informa, diretamente, a SEPEP/CP. </w:t>
      </w:r>
    </w:p>
    <w:p w:rsidRPr="00180C4C" w:rsidR="00CE47C3" w:rsidP="00AE33D8" w:rsidRDefault="00CE47C3" w14:paraId="3B1D8C88" w14:textId="77777777">
      <w:pPr>
        <w:spacing w:after="120" w:line="240" w:lineRule="auto"/>
        <w:ind w:firstLine="709"/>
        <w:jc w:val="both"/>
        <w:textAlignment w:val="baseline"/>
        <w:rPr>
          <w:rFonts w:eastAsia="Times New Roman" w:cstheme="minorHAnsi"/>
          <w:sz w:val="24"/>
          <w:szCs w:val="24"/>
          <w:lang w:eastAsia="pt-BR"/>
        </w:rPr>
      </w:pPr>
      <w:r w:rsidRPr="00CE47C3">
        <w:rPr>
          <w:rFonts w:eastAsia="Times New Roman" w:cstheme="minorHAnsi"/>
          <w:sz w:val="24"/>
          <w:szCs w:val="24"/>
          <w:lang w:eastAsia="pt-BR"/>
        </w:rPr>
        <w:t>A Tabela 2, a seguir, apresenta as metas cujas despesas não monitoradas por meio do “Detalhamento da Ação” e sim por estimativas ou por informações assessórias produzidas pelos órgãos. </w:t>
      </w:r>
    </w:p>
    <w:p w:rsidRPr="00CE47C3" w:rsidR="008C3FC3" w:rsidP="00AE33D8" w:rsidRDefault="008C3FC3" w14:paraId="60EF1717" w14:textId="77777777">
      <w:pPr>
        <w:spacing w:after="120" w:line="240" w:lineRule="auto"/>
        <w:ind w:firstLine="709"/>
        <w:jc w:val="both"/>
        <w:textAlignment w:val="baseline"/>
        <w:rPr>
          <w:rFonts w:eastAsia="Times New Roman" w:cstheme="minorHAnsi"/>
          <w:sz w:val="18"/>
          <w:szCs w:val="18"/>
          <w:lang w:eastAsia="pt-BR"/>
        </w:rPr>
      </w:pPr>
    </w:p>
    <w:p w:rsidRPr="00CE47C3" w:rsidR="00CE47C3" w:rsidP="00AE33D8" w:rsidRDefault="00CE47C3" w14:paraId="77A523D5" w14:textId="77777777">
      <w:pPr>
        <w:spacing w:after="120" w:line="240" w:lineRule="auto"/>
        <w:ind w:firstLine="709"/>
        <w:textAlignment w:val="baseline"/>
        <w:rPr>
          <w:rFonts w:eastAsia="Times New Roman" w:cstheme="minorHAnsi"/>
          <w:color w:val="5A5A5A"/>
          <w:sz w:val="18"/>
          <w:szCs w:val="18"/>
          <w:lang w:eastAsia="pt-BR"/>
        </w:rPr>
      </w:pPr>
      <w:r w:rsidRPr="00CE47C3">
        <w:rPr>
          <w:rFonts w:eastAsia="Times New Roman" w:cstheme="minorHAnsi"/>
          <w:b/>
          <w:bCs/>
          <w:color w:val="5A5A5A"/>
          <w:sz w:val="24"/>
          <w:szCs w:val="24"/>
          <w:lang w:eastAsia="pt-BR"/>
        </w:rPr>
        <w:t>Tabela 2 -</w:t>
      </w:r>
      <w:r w:rsidRPr="00CE47C3">
        <w:rPr>
          <w:rFonts w:eastAsia="Times New Roman" w:cstheme="minorHAnsi"/>
          <w:color w:val="5A5A5A"/>
          <w:sz w:val="24"/>
          <w:szCs w:val="24"/>
          <w:lang w:eastAsia="pt-BR"/>
        </w:rPr>
        <w:t xml:space="preserve"> Despesas monitoradas por estimativas ou informações assessórias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62"/>
        <w:gridCol w:w="973"/>
        <w:gridCol w:w="6675"/>
      </w:tblGrid>
      <w:tr w:rsidRPr="00CE47C3" w:rsidR="00CE47C3" w:rsidTr="00CE47C3" w14:paraId="5FF0CBE7" w14:textId="77777777">
        <w:trPr>
          <w:trHeight w:val="495"/>
        </w:trPr>
        <w:tc>
          <w:tcPr>
            <w:tcW w:w="975" w:type="dxa"/>
            <w:tcBorders>
              <w:top w:val="single" w:color="4F81BD" w:sz="6" w:space="0"/>
              <w:left w:val="single" w:color="4F81BD" w:sz="6" w:space="0"/>
              <w:bottom w:val="single" w:color="4F81BD" w:sz="6" w:space="0"/>
              <w:right w:val="nil"/>
            </w:tcBorders>
            <w:shd w:val="clear" w:color="auto" w:fill="4F81BD"/>
            <w:vAlign w:val="center"/>
            <w:hideMark/>
          </w:tcPr>
          <w:p w:rsidRPr="00CE47C3" w:rsidR="00CE47C3" w:rsidP="00AE33D8" w:rsidRDefault="00CE47C3" w14:paraId="155C87D6" w14:textId="77777777">
            <w:pPr>
              <w:spacing w:after="120" w:line="240" w:lineRule="auto"/>
              <w:ind w:firstLine="709"/>
              <w:jc w:val="center"/>
              <w:textAlignment w:val="baseline"/>
              <w:rPr>
                <w:rFonts w:eastAsia="Times New Roman" w:cstheme="minorHAnsi"/>
                <w:b/>
                <w:bCs/>
                <w:color w:val="FFFFFF"/>
                <w:sz w:val="24"/>
                <w:szCs w:val="24"/>
                <w:lang w:eastAsia="pt-BR"/>
              </w:rPr>
            </w:pPr>
            <w:r w:rsidRPr="00CE47C3">
              <w:rPr>
                <w:rFonts w:eastAsia="Times New Roman" w:cstheme="minorHAnsi"/>
                <w:b/>
                <w:bCs/>
                <w:color w:val="FFFFFF"/>
                <w:sz w:val="20"/>
                <w:szCs w:val="20"/>
                <w:lang w:eastAsia="pt-BR"/>
              </w:rPr>
              <w:t>Órgão </w:t>
            </w:r>
          </w:p>
        </w:tc>
        <w:tc>
          <w:tcPr>
            <w:tcW w:w="525" w:type="dxa"/>
            <w:tcBorders>
              <w:top w:val="single" w:color="4F81BD" w:sz="6" w:space="0"/>
              <w:left w:val="nil"/>
              <w:bottom w:val="single" w:color="4F81BD" w:sz="6" w:space="0"/>
              <w:right w:val="nil"/>
            </w:tcBorders>
            <w:shd w:val="clear" w:color="auto" w:fill="4F81BD"/>
            <w:vAlign w:val="center"/>
            <w:hideMark/>
          </w:tcPr>
          <w:p w:rsidRPr="00CE47C3" w:rsidR="00CE47C3" w:rsidP="00AE33D8" w:rsidRDefault="00CE47C3" w14:paraId="19D3CE1F" w14:textId="77777777">
            <w:pPr>
              <w:spacing w:after="120" w:line="240" w:lineRule="auto"/>
              <w:ind w:firstLine="709"/>
              <w:jc w:val="center"/>
              <w:textAlignment w:val="baseline"/>
              <w:rPr>
                <w:rFonts w:eastAsia="Times New Roman" w:cstheme="minorHAnsi"/>
                <w:b/>
                <w:bCs/>
                <w:color w:val="FFFFFF"/>
                <w:sz w:val="24"/>
                <w:szCs w:val="24"/>
                <w:lang w:eastAsia="pt-BR"/>
              </w:rPr>
            </w:pPr>
            <w:r w:rsidRPr="00CE47C3">
              <w:rPr>
                <w:rFonts w:eastAsia="Times New Roman" w:cstheme="minorHAnsi"/>
                <w:b/>
                <w:bCs/>
                <w:color w:val="FFFFFF"/>
                <w:sz w:val="20"/>
                <w:szCs w:val="20"/>
                <w:lang w:eastAsia="pt-BR"/>
              </w:rPr>
              <w:t>Nº </w:t>
            </w:r>
          </w:p>
        </w:tc>
        <w:tc>
          <w:tcPr>
            <w:tcW w:w="7065" w:type="dxa"/>
            <w:tcBorders>
              <w:top w:val="single" w:color="4F81BD" w:sz="6" w:space="0"/>
              <w:left w:val="nil"/>
              <w:bottom w:val="single" w:color="4F81BD" w:sz="6" w:space="0"/>
              <w:right w:val="single" w:color="4F81BD" w:sz="6" w:space="0"/>
            </w:tcBorders>
            <w:shd w:val="clear" w:color="auto" w:fill="4F81BD"/>
            <w:vAlign w:val="center"/>
            <w:hideMark/>
          </w:tcPr>
          <w:p w:rsidRPr="00CE47C3" w:rsidR="00CE47C3" w:rsidP="00AE33D8" w:rsidRDefault="00CE47C3" w14:paraId="6D9749A2" w14:textId="77777777">
            <w:pPr>
              <w:spacing w:after="120" w:line="240" w:lineRule="auto"/>
              <w:ind w:firstLine="709"/>
              <w:jc w:val="center"/>
              <w:textAlignment w:val="baseline"/>
              <w:rPr>
                <w:rFonts w:eastAsia="Times New Roman" w:cstheme="minorHAnsi"/>
                <w:b/>
                <w:bCs/>
                <w:color w:val="FFFFFF"/>
                <w:sz w:val="24"/>
                <w:szCs w:val="24"/>
                <w:lang w:eastAsia="pt-BR"/>
              </w:rPr>
            </w:pPr>
            <w:r w:rsidRPr="00CE47C3">
              <w:rPr>
                <w:rFonts w:eastAsia="Times New Roman" w:cstheme="minorHAnsi"/>
                <w:b/>
                <w:bCs/>
                <w:color w:val="FFFFFF"/>
                <w:sz w:val="20"/>
                <w:szCs w:val="20"/>
                <w:lang w:eastAsia="pt-BR"/>
              </w:rPr>
              <w:t>Descrição </w:t>
            </w:r>
          </w:p>
        </w:tc>
      </w:tr>
      <w:tr w:rsidRPr="00CE47C3" w:rsidR="00CE47C3" w:rsidTr="00CE47C3" w14:paraId="24CF2998" w14:textId="77777777">
        <w:trPr>
          <w:trHeight w:val="5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3CB4718"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SMS</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87325F5"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9</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483F15D"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Ampliar a Cobertura da Atenção Básica com a implantação de 40 equipes de Estratégia de Saúde da Família (ESF). </w:t>
            </w:r>
          </w:p>
        </w:tc>
      </w:tr>
      <w:tr w:rsidRPr="00CE47C3" w:rsidR="00CE47C3" w:rsidTr="00CE47C3" w14:paraId="2DDACA8F" w14:textId="77777777">
        <w:trPr>
          <w:trHeight w:val="2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A7B7786"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SME</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DA51836"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10</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19EA2DD"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Criar 50 mil vagas em creche, condicionadas à demanda. </w:t>
            </w:r>
          </w:p>
        </w:tc>
      </w:tr>
      <w:tr w:rsidRPr="00CE47C3" w:rsidR="00CE47C3" w:rsidTr="00CE47C3" w14:paraId="510FC28E" w14:textId="77777777">
        <w:trPr>
          <w:trHeight w:val="2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D99945C"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SEHAB</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47DD610B"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12</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2E0B1C0"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Prover 49.000 moradias de interesse social. </w:t>
            </w:r>
          </w:p>
        </w:tc>
      </w:tr>
      <w:tr w:rsidRPr="00CE47C3" w:rsidR="00CE47C3" w:rsidTr="00CE47C3" w14:paraId="366D40F8" w14:textId="77777777">
        <w:trPr>
          <w:trHeight w:val="5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4A79714"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SEHAB</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C5BBDC6"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13</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68C10CC"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Beneficiar 27.000 famílias com urbanização em assentamentos precários. </w:t>
            </w:r>
          </w:p>
        </w:tc>
      </w:tr>
      <w:tr w:rsidRPr="00CE47C3" w:rsidR="00CE47C3" w:rsidTr="00CE47C3" w14:paraId="7E9962CE" w14:textId="77777777">
        <w:trPr>
          <w:trHeight w:val="5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8624249"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SEHAB</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0C95BC58"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14</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67673CEE"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Beneficiar 220.000 famílias com procedimentos de regularização fundiária. </w:t>
            </w:r>
          </w:p>
        </w:tc>
      </w:tr>
      <w:tr w:rsidRPr="00CE47C3" w:rsidR="00CE47C3" w:rsidTr="00CE47C3" w14:paraId="66640E97" w14:textId="77777777">
        <w:trPr>
          <w:trHeight w:val="2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5D706BB3"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SMSUB</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CE09D66"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36</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10033710"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Pavimentar 480.000 metros quadrados de vias sem asfalto. </w:t>
            </w:r>
          </w:p>
        </w:tc>
      </w:tr>
      <w:tr w:rsidRPr="00CE47C3" w:rsidR="00CE47C3" w:rsidTr="00CE47C3" w14:paraId="22B2B512" w14:textId="77777777">
        <w:trPr>
          <w:trHeight w:val="5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2790B663"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SMSUB</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5B1AD48"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40</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C51A1A3"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Realizar a manutenção de 1.500.000 metros quadrados de calçadas. </w:t>
            </w:r>
          </w:p>
        </w:tc>
      </w:tr>
      <w:tr w:rsidRPr="00CE47C3" w:rsidR="00CE47C3" w:rsidTr="00CE47C3" w14:paraId="0C3FBE55" w14:textId="77777777">
        <w:trPr>
          <w:trHeight w:val="570"/>
        </w:trPr>
        <w:tc>
          <w:tcPr>
            <w:tcW w:w="97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3CD938A0" w14:textId="77777777">
            <w:pPr>
              <w:spacing w:after="120" w:line="240" w:lineRule="auto"/>
              <w:ind w:firstLine="709"/>
              <w:jc w:val="center"/>
              <w:textAlignment w:val="baseline"/>
              <w:rPr>
                <w:rFonts w:eastAsia="Times New Roman" w:cstheme="minorHAnsi"/>
                <w:b/>
                <w:bCs/>
                <w:sz w:val="24"/>
                <w:szCs w:val="24"/>
                <w:lang w:eastAsia="pt-BR"/>
              </w:rPr>
            </w:pPr>
            <w:r w:rsidRPr="00CE47C3">
              <w:rPr>
                <w:rFonts w:eastAsia="Times New Roman" w:cstheme="minorHAnsi"/>
                <w:sz w:val="20"/>
                <w:szCs w:val="20"/>
                <w:lang w:eastAsia="pt-BR"/>
              </w:rPr>
              <w:t>SMIT; SETRAM</w:t>
            </w:r>
            <w:r w:rsidRPr="00CE47C3">
              <w:rPr>
                <w:rFonts w:eastAsia="Times New Roman" w:cstheme="minorHAnsi"/>
                <w:b/>
                <w:bCs/>
                <w:sz w:val="20"/>
                <w:szCs w:val="20"/>
                <w:lang w:eastAsia="pt-BR"/>
              </w:rPr>
              <w:t> </w:t>
            </w:r>
          </w:p>
        </w:tc>
        <w:tc>
          <w:tcPr>
            <w:tcW w:w="52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745E17BB"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b/>
                <w:bCs/>
                <w:sz w:val="20"/>
                <w:szCs w:val="20"/>
                <w:lang w:eastAsia="pt-BR"/>
              </w:rPr>
              <w:t>59</w:t>
            </w:r>
            <w:r w:rsidRPr="00CE47C3">
              <w:rPr>
                <w:rFonts w:eastAsia="Times New Roman" w:cstheme="minorHAnsi"/>
                <w:sz w:val="20"/>
                <w:szCs w:val="20"/>
                <w:lang w:eastAsia="pt-BR"/>
              </w:rPr>
              <w:t> </w:t>
            </w:r>
          </w:p>
        </w:tc>
        <w:tc>
          <w:tcPr>
            <w:tcW w:w="7065" w:type="dxa"/>
            <w:tcBorders>
              <w:top w:val="single" w:color="95B3D7" w:sz="6" w:space="0"/>
              <w:left w:val="single" w:color="95B3D7" w:sz="6" w:space="0"/>
              <w:bottom w:val="single" w:color="95B3D7" w:sz="6" w:space="0"/>
              <w:right w:val="single" w:color="95B3D7" w:sz="6" w:space="0"/>
            </w:tcBorders>
            <w:shd w:val="clear" w:color="auto" w:fill="auto"/>
            <w:vAlign w:val="center"/>
            <w:hideMark/>
          </w:tcPr>
          <w:p w:rsidRPr="00CE47C3" w:rsidR="00CE47C3" w:rsidP="00AE33D8" w:rsidRDefault="00CE47C3" w14:paraId="58C15752" w14:textId="77777777">
            <w:pPr>
              <w:spacing w:after="120" w:line="240" w:lineRule="auto"/>
              <w:ind w:firstLine="709"/>
              <w:jc w:val="center"/>
              <w:textAlignment w:val="baseline"/>
              <w:rPr>
                <w:rFonts w:eastAsia="Times New Roman" w:cstheme="minorHAnsi"/>
                <w:sz w:val="24"/>
                <w:szCs w:val="24"/>
                <w:lang w:eastAsia="pt-BR"/>
              </w:rPr>
            </w:pPr>
            <w:r w:rsidRPr="00CE47C3">
              <w:rPr>
                <w:rFonts w:eastAsia="Times New Roman" w:cstheme="minorHAnsi"/>
                <w:sz w:val="20"/>
                <w:szCs w:val="20"/>
                <w:lang w:eastAsia="pt-BR"/>
              </w:rPr>
              <w:t>Alcançar 20 mil pontos de acesso público à internet sem fio, priorizando a cobertura nos territórios mais vulneráveis. </w:t>
            </w:r>
          </w:p>
        </w:tc>
      </w:tr>
    </w:tbl>
    <w:p w:rsidRPr="00CE47C3" w:rsidR="00CE47C3" w:rsidP="00AE33D8" w:rsidRDefault="00CE47C3" w14:paraId="047578AE"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 </w:t>
      </w:r>
    </w:p>
    <w:p w:rsidRPr="00180C4C" w:rsidR="00CE47C3" w:rsidP="00AE33D8" w:rsidRDefault="00CE47C3" w14:paraId="7DDB7BEE" w14:textId="77777777">
      <w:pPr>
        <w:spacing w:after="120"/>
        <w:ind w:firstLine="709"/>
        <w:rPr>
          <w:rFonts w:cstheme="minorHAnsi"/>
          <w:sz w:val="18"/>
          <w:szCs w:val="18"/>
          <w:lang w:eastAsia="pt-BR"/>
        </w:rPr>
      </w:pPr>
      <w:r w:rsidRPr="00180C4C">
        <w:rPr>
          <w:rFonts w:cstheme="minorHAnsi"/>
          <w:lang w:eastAsia="pt-BR"/>
        </w:rPr>
        <w:t> </w:t>
      </w:r>
    </w:p>
    <w:p w:rsidRPr="00172025" w:rsidR="00CE47C3" w:rsidP="00AE33D8" w:rsidRDefault="00CE47C3" w14:paraId="682E59A9" w14:textId="77777777">
      <w:pPr>
        <w:spacing w:after="120"/>
        <w:ind w:firstLine="709"/>
        <w:rPr>
          <w:rFonts w:cstheme="minorHAnsi"/>
          <w:b/>
          <w:bCs/>
          <w:i/>
          <w:iCs/>
          <w:sz w:val="18"/>
          <w:szCs w:val="18"/>
          <w:lang w:eastAsia="pt-BR"/>
        </w:rPr>
      </w:pPr>
      <w:r w:rsidRPr="00172025">
        <w:rPr>
          <w:rFonts w:cstheme="minorHAnsi"/>
          <w:b/>
          <w:bCs/>
          <w:i/>
          <w:iCs/>
          <w:lang w:eastAsia="pt-BR"/>
        </w:rPr>
        <w:t>3.2.2. Despesas apuradas pelo Monitoramento de Obras conduzido pela Unidade de Entregas (SEPEP/UE) </w:t>
      </w:r>
    </w:p>
    <w:p w:rsidRPr="00180C4C" w:rsidR="00CE47C3" w:rsidP="00AE33D8" w:rsidRDefault="00CE47C3" w14:paraId="5532A081" w14:textId="77777777">
      <w:pPr>
        <w:spacing w:after="120"/>
        <w:ind w:firstLine="709"/>
        <w:rPr>
          <w:rFonts w:eastAsia="Times New Roman" w:cstheme="minorHAnsi"/>
          <w:sz w:val="18"/>
          <w:szCs w:val="18"/>
          <w:lang w:eastAsia="pt-BR"/>
        </w:rPr>
      </w:pPr>
      <w:r w:rsidRPr="00180C4C">
        <w:rPr>
          <w:rFonts w:eastAsia="Times New Roman" w:cstheme="minorHAnsi"/>
          <w:sz w:val="24"/>
          <w:szCs w:val="24"/>
          <w:lang w:eastAsia="pt-BR"/>
        </w:rPr>
        <w:lastRenderedPageBreak/>
        <w:t> </w:t>
      </w:r>
    </w:p>
    <w:p w:rsidRPr="007D2CA7" w:rsidR="009E3085" w:rsidP="00AE33D8" w:rsidRDefault="00CE47C3" w14:paraId="159B90A9" w14:textId="77777777">
      <w:pPr>
        <w:spacing w:after="120" w:line="240" w:lineRule="auto"/>
        <w:ind w:firstLine="709"/>
        <w:jc w:val="both"/>
        <w:textAlignment w:val="baseline"/>
        <w:rPr>
          <w:rFonts w:eastAsia="Times New Roman" w:cstheme="minorHAnsi"/>
          <w:sz w:val="24"/>
          <w:szCs w:val="24"/>
          <w:lang w:eastAsia="pt-BR"/>
        </w:rPr>
      </w:pPr>
      <w:r w:rsidRPr="00CE47C3">
        <w:rPr>
          <w:rFonts w:eastAsia="Times New Roman" w:cstheme="minorHAnsi"/>
          <w:sz w:val="24"/>
          <w:szCs w:val="24"/>
          <w:lang w:eastAsia="pt-BR"/>
        </w:rPr>
        <w:t>No mês de dezembro de 2022, foram registradas 2.91</w:t>
      </w:r>
      <w:r w:rsidRPr="007D2CA7" w:rsidR="00FD35C8">
        <w:rPr>
          <w:rFonts w:eastAsia="Times New Roman" w:cstheme="minorHAnsi"/>
          <w:sz w:val="24"/>
          <w:szCs w:val="24"/>
          <w:lang w:eastAsia="pt-BR"/>
        </w:rPr>
        <w:t>7</w:t>
      </w:r>
      <w:r w:rsidRPr="00CE47C3">
        <w:rPr>
          <w:rFonts w:eastAsia="Times New Roman" w:cstheme="minorHAnsi"/>
          <w:sz w:val="24"/>
          <w:szCs w:val="24"/>
          <w:lang w:eastAsia="pt-BR"/>
        </w:rPr>
        <w:t xml:space="preserve"> obras</w:t>
      </w:r>
      <w:r w:rsidRPr="007D2CA7" w:rsidR="009E3085">
        <w:rPr>
          <w:rFonts w:eastAsia="Times New Roman" w:cstheme="minorHAnsi"/>
          <w:sz w:val="24"/>
          <w:szCs w:val="24"/>
          <w:lang w:eastAsia="pt-BR"/>
        </w:rPr>
        <w:t>.</w:t>
      </w:r>
    </w:p>
    <w:p w:rsidRPr="007D2CA7" w:rsidR="00CE47C3" w:rsidP="00AE33D8" w:rsidRDefault="009E3085" w14:paraId="002474E7" w14:textId="593E057B">
      <w:pPr>
        <w:spacing w:after="120" w:line="240" w:lineRule="auto"/>
        <w:ind w:firstLine="709"/>
        <w:jc w:val="both"/>
        <w:textAlignment w:val="baseline"/>
        <w:rPr>
          <w:rFonts w:eastAsia="Times New Roman" w:cstheme="minorHAnsi"/>
          <w:sz w:val="24"/>
          <w:szCs w:val="24"/>
          <w:lang w:eastAsia="pt-BR"/>
        </w:rPr>
      </w:pPr>
      <w:r w:rsidRPr="007D2CA7">
        <w:rPr>
          <w:rFonts w:eastAsia="Times New Roman" w:cstheme="minorHAnsi"/>
          <w:sz w:val="24"/>
          <w:szCs w:val="24"/>
          <w:lang w:eastAsia="pt-BR"/>
        </w:rPr>
        <w:t>S</w:t>
      </w:r>
      <w:r w:rsidRPr="007D2CA7" w:rsidR="0058660F">
        <w:rPr>
          <w:rFonts w:eastAsia="Times New Roman" w:cstheme="minorHAnsi"/>
          <w:sz w:val="24"/>
          <w:szCs w:val="24"/>
          <w:lang w:eastAsia="pt-BR"/>
        </w:rPr>
        <w:t>eguindo os procedimentos estabelecidos no Anexo 1</w:t>
      </w:r>
      <w:r w:rsidRPr="007D2CA7">
        <w:rPr>
          <w:rFonts w:eastAsia="Times New Roman" w:cstheme="minorHAnsi"/>
          <w:sz w:val="24"/>
          <w:szCs w:val="24"/>
          <w:lang w:eastAsia="pt-BR"/>
        </w:rPr>
        <w:t xml:space="preserve">, </w:t>
      </w:r>
      <w:r w:rsidRPr="00CE47C3">
        <w:rPr>
          <w:rFonts w:eastAsia="Times New Roman" w:cstheme="minorHAnsi"/>
          <w:sz w:val="24"/>
          <w:szCs w:val="24"/>
          <w:lang w:eastAsia="pt-BR"/>
        </w:rPr>
        <w:t>chegou-se a 581 obras.</w:t>
      </w:r>
    </w:p>
    <w:p w:rsidRPr="00CE47C3" w:rsidR="001F7BD6" w:rsidP="00AE33D8" w:rsidRDefault="001F7BD6" w14:paraId="59B42CE2" w14:textId="77777777">
      <w:pPr>
        <w:spacing w:after="120" w:line="240" w:lineRule="auto"/>
        <w:ind w:firstLine="709"/>
        <w:jc w:val="both"/>
        <w:textAlignment w:val="baseline"/>
        <w:rPr>
          <w:rFonts w:eastAsia="Times New Roman" w:cstheme="minorHAnsi"/>
          <w:sz w:val="18"/>
          <w:szCs w:val="18"/>
          <w:lang w:eastAsia="pt-BR"/>
        </w:rPr>
      </w:pPr>
      <w:r w:rsidRPr="36240192" w:rsidR="001F7BD6">
        <w:rPr>
          <w:rFonts w:eastAsia="Times New Roman" w:cs="Calibri" w:cstheme="minorAscii"/>
          <w:sz w:val="24"/>
          <w:szCs w:val="24"/>
          <w:lang w:eastAsia="pt-BR"/>
        </w:rPr>
        <w:t>Para fins do IDRGP, SEPEP/UE passou a solicitar, desde setembro de 2022, o número do processo SEI! referente à contratação de cada intervenção. Das obras selecionadas, 427 obras tiveram tal número reportado pelos órgãos.  Esse dado foi cruzado com a base do SOF e chegou-se a duas situações. Na primeira um único processo correspondeu a uma única intervenção, nesse caso o valor liquidado corresponde exatamente à realidade daquela intervenção. Na segunda situação, um conjunto de intervenções estava contemplado sob um mesmo número de processo administrativo – e, em consequência, a um valor liquidado agregado. Nesses casos, optou-se por adotar a média aritmética, dividindo-se o valor liquidado agregado pelo número de intervenções. Por fim, as intervenções foram agrupadas por subprefeitura e os valores liquidados, somados. </w:t>
      </w:r>
    </w:p>
    <w:p w:rsidRPr="00CE47C3" w:rsidR="00B63174" w:rsidP="00AE33D8" w:rsidRDefault="00B63174" w14:paraId="4B76851D" w14:textId="77777777">
      <w:pPr>
        <w:spacing w:after="120" w:line="240" w:lineRule="auto"/>
        <w:ind w:firstLine="709"/>
        <w:jc w:val="both"/>
        <w:textAlignment w:val="baseline"/>
        <w:rPr>
          <w:rFonts w:eastAsia="Times New Roman" w:cstheme="minorHAnsi"/>
          <w:sz w:val="18"/>
          <w:szCs w:val="18"/>
          <w:lang w:eastAsia="pt-BR"/>
        </w:rPr>
      </w:pPr>
    </w:p>
    <w:p w:rsidRPr="00B63174" w:rsidR="00CE47C3" w:rsidP="00AE33D8" w:rsidRDefault="00CE47C3" w14:paraId="3ED064E5" w14:textId="77777777">
      <w:pPr>
        <w:spacing w:after="120"/>
        <w:ind w:firstLine="709"/>
        <w:rPr>
          <w:rFonts w:cstheme="minorHAnsi"/>
          <w:b/>
          <w:bCs/>
          <w:sz w:val="18"/>
          <w:szCs w:val="18"/>
          <w:lang w:eastAsia="pt-BR"/>
        </w:rPr>
      </w:pPr>
      <w:r w:rsidRPr="00B63174">
        <w:rPr>
          <w:rFonts w:cstheme="minorHAnsi"/>
          <w:b/>
          <w:bCs/>
          <w:lang w:eastAsia="pt-BR"/>
        </w:rPr>
        <w:t>3.2.4. Despesas referentes ao Orçamento Cidadão </w:t>
      </w:r>
    </w:p>
    <w:p w:rsidRPr="00B63174" w:rsidR="00CE47C3" w:rsidP="00AE33D8" w:rsidRDefault="00CE47C3" w14:paraId="5BBB69C0" w14:textId="77777777">
      <w:pPr>
        <w:spacing w:after="120"/>
        <w:ind w:firstLine="709"/>
        <w:rPr>
          <w:rFonts w:eastAsia="Times New Roman" w:cstheme="minorHAnsi"/>
          <w:b/>
          <w:bCs/>
          <w:sz w:val="18"/>
          <w:szCs w:val="18"/>
          <w:lang w:eastAsia="pt-BR"/>
        </w:rPr>
      </w:pPr>
      <w:r w:rsidRPr="00B63174">
        <w:rPr>
          <w:rFonts w:eastAsia="Times New Roman" w:cstheme="minorHAnsi"/>
          <w:b/>
          <w:bCs/>
          <w:sz w:val="24"/>
          <w:szCs w:val="24"/>
          <w:lang w:eastAsia="pt-BR"/>
        </w:rPr>
        <w:t> </w:t>
      </w:r>
    </w:p>
    <w:p w:rsidRPr="00CE47C3" w:rsidR="00CE47C3" w:rsidP="00AE33D8" w:rsidRDefault="00CE47C3" w14:paraId="43213AE7" w14:textId="77777777">
      <w:pPr>
        <w:spacing w:after="120" w:line="240" w:lineRule="auto"/>
        <w:ind w:firstLine="709"/>
        <w:jc w:val="both"/>
        <w:textAlignment w:val="baseline"/>
        <w:rPr>
          <w:rFonts w:eastAsia="Times New Roman" w:cstheme="minorHAnsi"/>
          <w:sz w:val="18"/>
          <w:szCs w:val="18"/>
          <w:lang w:eastAsia="pt-BR"/>
        </w:rPr>
      </w:pPr>
      <w:r w:rsidRPr="00CE47C3">
        <w:rPr>
          <w:rFonts w:eastAsia="Times New Roman" w:cstheme="minorHAnsi"/>
          <w:sz w:val="24"/>
          <w:szCs w:val="24"/>
          <w:lang w:eastAsia="pt-BR"/>
        </w:rPr>
        <w:t>A Lei Orçamentária Anual de 2022 contou com 85 propostas viáveis, oriundas do Orçamento Cidadão. </w:t>
      </w:r>
    </w:p>
    <w:p w:rsidR="00CE47C3" w:rsidP="00AE33D8" w:rsidRDefault="00CE47C3" w14:paraId="6CDD79DF" w14:textId="77777777">
      <w:pPr>
        <w:spacing w:after="120" w:line="240" w:lineRule="auto"/>
        <w:ind w:firstLine="709"/>
        <w:jc w:val="both"/>
        <w:textAlignment w:val="baseline"/>
        <w:rPr>
          <w:rFonts w:eastAsia="Times New Roman" w:cstheme="minorHAnsi"/>
          <w:sz w:val="24"/>
          <w:szCs w:val="24"/>
          <w:lang w:eastAsia="pt-BR"/>
        </w:rPr>
      </w:pPr>
      <w:r w:rsidRPr="00CE47C3">
        <w:rPr>
          <w:rFonts w:eastAsia="Times New Roman" w:cstheme="minorHAnsi"/>
          <w:sz w:val="24"/>
          <w:szCs w:val="24"/>
          <w:lang w:eastAsia="pt-BR"/>
        </w:rPr>
        <w:t>Para operacionalizar o monitoramento da execução orçamentária dessas propostas, a Secretaria da Fazenda elaborou uma planilha eletrônica, na qual cada linha identifica uma proposta e as colunas agregam informações qualitativas diversas. Uma das informações contidas na planilha é a dotação orçamentária com a indicação do valor empenhado até determinado mês de referência, para cada proposta. A partir dessa informação, SEPEP/CP retirou sobreposições de propostas que estão incorporadas no Programa de Metas 2021-2024, gerando uma base com 43 propostas. </w:t>
      </w:r>
    </w:p>
    <w:p w:rsidRPr="00CE47C3" w:rsidR="007D2CA7" w:rsidP="36240192" w:rsidRDefault="007D2CA7" w14:paraId="7E45E6A4" w14:textId="57DF8555">
      <w:pPr>
        <w:spacing w:after="120" w:line="240" w:lineRule="auto"/>
        <w:ind w:firstLine="709"/>
        <w:jc w:val="both"/>
        <w:textAlignment w:val="baseline"/>
        <w:rPr>
          <w:rFonts w:eastAsia="Times New Roman" w:cs="Calibri" w:cstheme="minorAscii"/>
          <w:sz w:val="18"/>
          <w:szCs w:val="18"/>
          <w:lang w:eastAsia="pt-BR"/>
        </w:rPr>
      </w:pPr>
      <w:r w:rsidRPr="36240192" w:rsidR="00E377DD">
        <w:rPr>
          <w:rFonts w:eastAsia="Times New Roman" w:cs="Calibri" w:cstheme="minorAscii"/>
          <w:sz w:val="24"/>
          <w:szCs w:val="24"/>
          <w:lang w:eastAsia="pt-BR"/>
        </w:rPr>
        <w:t>Destas</w:t>
      </w:r>
      <w:r w:rsidRPr="36240192" w:rsidR="007D2CA7">
        <w:rPr>
          <w:rFonts w:eastAsia="Times New Roman" w:cs="Calibri" w:cstheme="minorAscii"/>
          <w:sz w:val="24"/>
          <w:szCs w:val="24"/>
          <w:lang w:eastAsia="pt-BR"/>
        </w:rPr>
        <w:t>, cinco apresentaram liquidação para 2022.</w:t>
      </w:r>
    </w:p>
    <w:sectPr w:rsidRPr="00180C4C" w:rsidR="00586B54">
      <w:pgSz w:w="11906" w:h="16838"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GA" w:author="Leonardo Galardinovic Alves" w:date="2023-09-05T09:47:00Z" w:id="6">
    <w:p w:rsidR="0027481B" w:rsidP="00340806" w:rsidRDefault="0027481B" w14:paraId="691A4124" w14:textId="4B05F543">
      <w:pPr>
        <w:pStyle w:val="Textodecomentrio"/>
      </w:pPr>
      <w:r>
        <w:rPr>
          <w:rStyle w:val="Refdecomentrio"/>
        </w:rPr>
        <w:annotationRef/>
      </w:r>
      <w:r>
        <w:t>Revisar números</w:t>
      </w:r>
      <w:r>
        <w:annotationRef/>
      </w:r>
    </w:p>
  </w:comment>
  <w:comment w:initials="LGA" w:author="Leonardo Galardinovic Alves" w:date="2023-09-05T09:47:00Z" w:id="7">
    <w:p w:rsidR="0027481B" w:rsidP="00340806" w:rsidRDefault="0027481B" w14:paraId="0761B3B4" w14:textId="639835F1">
      <w:pPr>
        <w:pStyle w:val="Textodecomentrio"/>
      </w:pPr>
      <w:r>
        <w:rPr>
          <w:rStyle w:val="Refdecomentrio"/>
        </w:rPr>
        <w:annotationRef/>
      </w:r>
      <w:r>
        <w:t>Revisar no fechamento</w:t>
      </w:r>
      <w:r>
        <w:annotationRef/>
      </w:r>
    </w:p>
  </w:comment>
  <w:comment w:initials="JF" w:author="Jéssica de Souza Farjado" w:date="2023-09-26T18:40:09" w:id="286070442">
    <w:p w:rsidR="11990776" w:rsidRDefault="11990776" w14:paraId="577D6A1B" w14:textId="4E518FA6">
      <w:pPr>
        <w:pStyle w:val="CommentText"/>
      </w:pPr>
      <w:r w:rsidR="11990776">
        <w:rPr/>
        <w:t>evitar repetição (1º parágrafo)</w:t>
      </w:r>
      <w:r>
        <w:rPr>
          <w:rStyle w:val="CommentReference"/>
        </w:rPr>
        <w:annotationRef/>
      </w:r>
    </w:p>
  </w:comment>
  <w:comment w:initials="JF" w:author="Jéssica de Souza Farjado" w:date="2023-09-27T12:57:08" w:id="478643649">
    <w:p w:rsidR="1E1F2513" w:rsidRDefault="1E1F2513" w14:paraId="77B706CD" w14:textId="353BA39F">
      <w:pPr>
        <w:pStyle w:val="CommentText"/>
      </w:pPr>
      <w:r w:rsidR="1E1F2513">
        <w:rPr/>
        <w:t>vf repetição</w:t>
      </w:r>
      <w:r>
        <w:rPr>
          <w:rStyle w:val="CommentReference"/>
        </w:rPr>
        <w:annotationRef/>
      </w:r>
    </w:p>
  </w:comment>
  <w:comment w:initials="JF" w:author="Jéssica de Souza Farjado" w:date="2023-09-27T12:57:16" w:id="768115331">
    <w:p w:rsidR="1E1F2513" w:rsidRDefault="1E1F2513" w14:paraId="365FBD43" w14:textId="628A95DE">
      <w:pPr>
        <w:pStyle w:val="CommentText"/>
      </w:pPr>
      <w:r w:rsidR="1E1F2513">
        <w:rPr/>
        <w:t>vf repetição</w:t>
      </w:r>
      <w:r>
        <w:rPr>
          <w:rStyle w:val="CommentReference"/>
        </w:rPr>
        <w:annotationRef/>
      </w:r>
    </w:p>
  </w:comment>
  <w:comment w:initials="DS" w:author="Debora Kerwald Pereira da Silva" w:date="2023-09-27T13:00:08" w:id="2050490198">
    <w:p w:rsidR="1E1F2513" w:rsidRDefault="1E1F2513" w14:paraId="64BAD361" w14:textId="40D47815">
      <w:pPr>
        <w:pStyle w:val="CommentText"/>
      </w:pPr>
      <w:r w:rsidR="1E1F2513">
        <w:rPr/>
        <w:t>liquidaram</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691A4124"/>
  <w15:commentEx w15:done="1" w15:paraId="0761B3B4"/>
  <w15:commentEx w15:done="0" w15:paraId="577D6A1B"/>
  <w15:commentEx w15:done="0" w15:paraId="77B706CD"/>
  <w15:commentEx w15:done="0" w15:paraId="365FBD43"/>
  <w15:commentEx w15:done="0" w15:paraId="64BAD36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A177BC" w16cex:dateUtc="2023-09-05T12:47:00Z"/>
  <w16cex:commentExtensible w16cex:durableId="28A177AB" w16cex:dateUtc="2023-09-05T12:47:00Z"/>
  <w16cex:commentExtensible w16cex:durableId="4BD2BEE7" w16cex:dateUtc="2023-09-26T21:40:09.872Z"/>
  <w16cex:commentExtensible w16cex:durableId="0DB3ECE7" w16cex:dateUtc="2023-09-27T15:57:08.472Z"/>
  <w16cex:commentExtensible w16cex:durableId="3A26FB6E" w16cex:dateUtc="2023-09-27T15:57:16.645Z"/>
  <w16cex:commentExtensible w16cex:durableId="2E2D10C4" w16cex:dateUtc="2023-09-27T16:00:08.273Z"/>
</w16cex:commentsExtensible>
</file>

<file path=word/commentsIds.xml><?xml version="1.0" encoding="utf-8"?>
<w16cid:commentsIds xmlns:mc="http://schemas.openxmlformats.org/markup-compatibility/2006" xmlns:w16cid="http://schemas.microsoft.com/office/word/2016/wordml/cid" mc:Ignorable="w16cid">
  <w16cid:commentId w16cid:paraId="691A4124" w16cid:durableId="28A177BC"/>
  <w16cid:commentId w16cid:paraId="0761B3B4" w16cid:durableId="28A177AB"/>
  <w16cid:commentId w16cid:paraId="577D6A1B" w16cid:durableId="4BD2BEE7"/>
  <w16cid:commentId w16cid:paraId="77B706CD" w16cid:durableId="0DB3ECE7"/>
  <w16cid:commentId w16cid:paraId="365FBD43" w16cid:durableId="3A26FB6E"/>
  <w16cid:commentId w16cid:paraId="64BAD361" w16cid:durableId="2E2D10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2FA7" w:rsidP="00B57C10" w:rsidRDefault="00E62FA7" w14:paraId="624E83D6" w14:textId="77777777">
      <w:pPr>
        <w:spacing w:after="0" w:line="240" w:lineRule="auto"/>
      </w:pPr>
      <w:r>
        <w:separator/>
      </w:r>
    </w:p>
  </w:endnote>
  <w:endnote w:type="continuationSeparator" w:id="0">
    <w:p w:rsidR="00E62FA7" w:rsidP="00B57C10" w:rsidRDefault="00E62FA7" w14:paraId="0961B7EA" w14:textId="77777777">
      <w:pPr>
        <w:spacing w:after="0" w:line="240" w:lineRule="auto"/>
      </w:pPr>
      <w:r>
        <w:continuationSeparator/>
      </w:r>
    </w:p>
  </w:endnote>
  <w:endnote w:type="continuationNotice" w:id="1">
    <w:p w:rsidR="00E62FA7" w:rsidRDefault="00E62FA7" w14:paraId="1FE92CC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950A4" w:rsidR="002950A4" w:rsidRDefault="002950A4" w14:paraId="7DF870BC" w14:textId="77777777">
    <w:pPr>
      <w:pBdr>
        <w:left w:val="single" w:color="4472C4" w:themeColor="accent1" w:sz="12" w:space="11"/>
      </w:pBdr>
      <w:tabs>
        <w:tab w:val="left" w:pos="622"/>
      </w:tabs>
      <w:spacing w:after="0"/>
      <w:rPr>
        <w:rFonts w:ascii="Arial" w:hAnsi="Arial" w:cs="Arial" w:eastAsiaTheme="majorEastAsia"/>
        <w:color w:val="2F5496" w:themeColor="accent1" w:themeShade="BF"/>
        <w:sz w:val="20"/>
        <w:szCs w:val="20"/>
      </w:rPr>
    </w:pPr>
    <w:r w:rsidRPr="002950A4">
      <w:rPr>
        <w:rFonts w:ascii="Arial" w:hAnsi="Arial" w:cs="Arial" w:eastAsiaTheme="majorEastAsia"/>
        <w:color w:val="2F5496" w:themeColor="accent1" w:themeShade="BF"/>
        <w:sz w:val="20"/>
        <w:szCs w:val="20"/>
      </w:rPr>
      <w:fldChar w:fldCharType="begin"/>
    </w:r>
    <w:r w:rsidRPr="002950A4">
      <w:rPr>
        <w:rFonts w:ascii="Arial" w:hAnsi="Arial" w:cs="Arial" w:eastAsiaTheme="majorEastAsia"/>
        <w:color w:val="2F5496" w:themeColor="accent1" w:themeShade="BF"/>
        <w:sz w:val="20"/>
        <w:szCs w:val="20"/>
      </w:rPr>
      <w:instrText>PAGE   \* MERGEFORMAT</w:instrText>
    </w:r>
    <w:r w:rsidRPr="002950A4">
      <w:rPr>
        <w:rFonts w:ascii="Arial" w:hAnsi="Arial" w:cs="Arial" w:eastAsiaTheme="majorEastAsia"/>
        <w:color w:val="2F5496" w:themeColor="accent1" w:themeShade="BF"/>
        <w:sz w:val="20"/>
        <w:szCs w:val="20"/>
      </w:rPr>
      <w:fldChar w:fldCharType="separate"/>
    </w:r>
    <w:r w:rsidRPr="002950A4">
      <w:rPr>
        <w:rFonts w:ascii="Arial" w:hAnsi="Arial" w:cs="Arial" w:eastAsiaTheme="majorEastAsia"/>
        <w:color w:val="2F5496" w:themeColor="accent1" w:themeShade="BF"/>
        <w:sz w:val="20"/>
        <w:szCs w:val="20"/>
      </w:rPr>
      <w:t>2</w:t>
    </w:r>
    <w:r w:rsidRPr="002950A4">
      <w:rPr>
        <w:rFonts w:ascii="Arial" w:hAnsi="Arial" w:cs="Arial" w:eastAsiaTheme="majorEastAsia"/>
        <w:color w:val="2F5496" w:themeColor="accent1" w:themeShade="BF"/>
        <w:sz w:val="20"/>
        <w:szCs w:val="20"/>
      </w:rPr>
      <w:fldChar w:fldCharType="end"/>
    </w:r>
  </w:p>
  <w:p w:rsidR="002950A4" w:rsidRDefault="002950A4" w14:paraId="7514FE19"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2FA7" w:rsidP="00B57C10" w:rsidRDefault="00E62FA7" w14:paraId="50F14B51" w14:textId="77777777">
      <w:pPr>
        <w:spacing w:after="0" w:line="240" w:lineRule="auto"/>
      </w:pPr>
      <w:r>
        <w:separator/>
      </w:r>
    </w:p>
  </w:footnote>
  <w:footnote w:type="continuationSeparator" w:id="0">
    <w:p w:rsidR="00E62FA7" w:rsidP="00B57C10" w:rsidRDefault="00E62FA7" w14:paraId="5199D6B5" w14:textId="77777777">
      <w:pPr>
        <w:spacing w:after="0" w:line="240" w:lineRule="auto"/>
      </w:pPr>
      <w:r>
        <w:continuationSeparator/>
      </w:r>
    </w:p>
  </w:footnote>
  <w:footnote w:type="continuationNotice" w:id="1">
    <w:p w:rsidR="00E62FA7" w:rsidRDefault="00E62FA7" w14:paraId="384BDE09" w14:textId="77777777">
      <w:pPr>
        <w:spacing w:after="0" w:line="240" w:lineRule="auto"/>
      </w:pPr>
    </w:p>
  </w:footnote>
  <w:footnote w:id="2">
    <w:p w:rsidR="00B57C10" w:rsidRDefault="00B57C10" w14:paraId="1DA42DD1" w14:textId="4E1B134C">
      <w:pPr>
        <w:pStyle w:val="Textodenotaderodap"/>
      </w:pPr>
      <w:r>
        <w:rPr>
          <w:rStyle w:val="Refdenotaderodap"/>
        </w:rPr>
        <w:footnoteRef/>
      </w:r>
      <w:r>
        <w:t xml:space="preserve"> Con</w:t>
      </w:r>
      <w:r w:rsidR="008C7364">
        <w:t xml:space="preserve">siderando restos a pagar até </w:t>
      </w:r>
      <w:r w:rsidR="00C80A9F">
        <w:t>12</w:t>
      </w:r>
      <w:r w:rsidR="008C7364">
        <w:t>/05/2023.</w:t>
      </w:r>
    </w:p>
  </w:footnote>
  <w:footnote w:id="3">
    <w:p w:rsidR="5D999C85" w:rsidP="5D999C85" w:rsidRDefault="5D999C85" w14:paraId="1D0BFFA1" w14:textId="438666C5">
      <w:pPr>
        <w:pStyle w:val="Textodenotaderodap"/>
      </w:pPr>
      <w:r w:rsidRPr="5D999C85">
        <w:rPr>
          <w:rStyle w:val="Refdenotaderodap"/>
        </w:rPr>
        <w:footnoteRef/>
      </w:r>
      <w:r>
        <w:t xml:space="preserve"> Para mais informações, ver: </w:t>
      </w:r>
      <w:hyperlink r:id="rId1">
        <w:r w:rsidRPr="5D999C85">
          <w:rPr>
            <w:rStyle w:val="Hyperlink"/>
          </w:rPr>
          <w:t>https://observatorio.tcm.sp.gov.br/Regionalizacao/216848.</w:t>
        </w:r>
      </w:hyperlink>
      <w:r>
        <w:t xml:space="preserve"> Acesso em: 04/08/2023.</w:t>
      </w:r>
    </w:p>
  </w:footnote>
  <w:footnote w:id="4">
    <w:p w:rsidR="5D999C85" w:rsidP="5D999C85" w:rsidRDefault="5D999C85" w14:paraId="005A5C56" w14:textId="249F181D">
      <w:pPr>
        <w:pStyle w:val="Textodenotaderodap"/>
      </w:pPr>
      <w:r w:rsidRPr="5D999C85">
        <w:rPr>
          <w:rStyle w:val="Refdenotaderodap"/>
        </w:rPr>
        <w:footnoteRef/>
      </w:r>
      <w:r>
        <w:t xml:space="preserve"> 6011.2021/0001372-0</w:t>
      </w:r>
    </w:p>
  </w:footnote>
  <w:footnote w:id="5">
    <w:p w:rsidR="5D999C85" w:rsidP="5D999C85" w:rsidRDefault="5D999C85" w14:paraId="76BBA6F6" w14:textId="57A57AA3">
      <w:pPr>
        <w:pStyle w:val="Textodenotaderodap"/>
      </w:pPr>
      <w:r w:rsidRPr="5D999C85">
        <w:rPr>
          <w:rStyle w:val="Refdenotaderodap"/>
        </w:rPr>
        <w:footnoteRef/>
      </w:r>
      <w:r>
        <w:t xml:space="preserve"> Para mais informações sobre a metodologia de elaboração do IDRGP, ver o Anexo V, do PPA 2022-2025, disponível em: </w:t>
      </w:r>
      <w:hyperlink r:id="rId2">
        <w:r w:rsidRPr="5D999C85">
          <w:rPr>
            <w:rStyle w:val="Hyperlink"/>
          </w:rPr>
          <w:t>https://orcamento.sf.prefeitura.sp.gov.br/orcamento/uploads/2022_2025/PPA-2022-2025_Anexo5_Final.pdf</w:t>
        </w:r>
      </w:hyperlink>
    </w:p>
  </w:footnote>
  <w:footnote w:id="6">
    <w:p w:rsidR="006217B4" w:rsidRDefault="006217B4" w14:paraId="57C8F55D" w14:textId="73B8C040">
      <w:pPr>
        <w:pStyle w:val="Textodenotaderodap"/>
      </w:pPr>
      <w:r>
        <w:rPr>
          <w:rStyle w:val="Refdenotaderodap"/>
        </w:rPr>
        <w:footnoteRef/>
      </w:r>
      <w:r>
        <w:t xml:space="preserve"> </w:t>
      </w:r>
      <w:r w:rsidR="00805A16">
        <w:rPr>
          <w:rStyle w:val="normaltextrun"/>
          <w:rFonts w:ascii="Calibri" w:hAnsi="Calibri" w:cs="Calibri"/>
          <w:color w:val="000000"/>
          <w:bdr w:val="none" w:color="auto" w:sz="0" w:space="0" w:frame="1"/>
        </w:rPr>
        <w:t>Censo da População em Situação de Rua – 2021. Disponível em: https://www.prefeitura.sp.gov.br/cidade/secretarias/assistencia_social/observatorio_socioassistencial/pesquisas/index.php?p=18626</w:t>
      </w:r>
      <w:r>
        <w:rPr>
          <w:rStyle w:val="normaltextrun"/>
          <w:rFonts w:ascii="Segoe UI" w:hAnsi="Segoe UI" w:cs="Segoe UI"/>
          <w:color w:val="242424"/>
          <w:sz w:val="22"/>
          <w:szCs w:val="22"/>
          <w:bdr w:val="none" w:color="auto" w:sz="0" w:space="0" w:frame="1"/>
        </w:rPr>
        <w:t>.</w:t>
      </w:r>
    </w:p>
  </w:footnote>
  <w:footnote w:id="7">
    <w:p w:rsidR="00586B54" w:rsidRDefault="00586B54" w14:paraId="378A1BE2" w14:textId="32E8E319">
      <w:pPr>
        <w:pStyle w:val="Textodenotaderodap"/>
      </w:pPr>
      <w:r>
        <w:rPr>
          <w:rStyle w:val="Refdenotaderodap"/>
        </w:rPr>
        <w:footnoteRef/>
      </w:r>
      <w:r>
        <w:t xml:space="preserve"> </w:t>
      </w:r>
      <w:r w:rsidRPr="00586B54">
        <w:t>São Paulo. Secretaria Municipal de Desenvolvimento Urbano. Manual de drenagem e manejo de águas pluviais: gerenciamento do sistema de drenagem urbana. São Paulo: SMDU,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79CD"/>
    <w:multiLevelType w:val="hybridMultilevel"/>
    <w:tmpl w:val="C32CE82E"/>
    <w:lvl w:ilvl="0" w:tplc="BB704F52">
      <w:start w:val="1"/>
      <w:numFmt w:val="bullet"/>
      <w:lvlText w:val=""/>
      <w:lvlJc w:val="left"/>
      <w:pPr>
        <w:ind w:left="720" w:hanging="360"/>
      </w:pPr>
      <w:rPr>
        <w:rFonts w:hint="default" w:ascii="Symbol" w:hAnsi="Symbol"/>
      </w:rPr>
    </w:lvl>
    <w:lvl w:ilvl="1" w:tplc="745EAEB8">
      <w:start w:val="1"/>
      <w:numFmt w:val="bullet"/>
      <w:lvlText w:val="o"/>
      <w:lvlJc w:val="left"/>
      <w:pPr>
        <w:ind w:left="1440" w:hanging="360"/>
      </w:pPr>
      <w:rPr>
        <w:rFonts w:hint="default" w:ascii="Courier New" w:hAnsi="Courier New"/>
      </w:rPr>
    </w:lvl>
    <w:lvl w:ilvl="2" w:tplc="600C3860">
      <w:start w:val="1"/>
      <w:numFmt w:val="bullet"/>
      <w:lvlText w:val=""/>
      <w:lvlJc w:val="left"/>
      <w:pPr>
        <w:ind w:left="2160" w:hanging="360"/>
      </w:pPr>
      <w:rPr>
        <w:rFonts w:hint="default" w:ascii="Wingdings" w:hAnsi="Wingdings"/>
      </w:rPr>
    </w:lvl>
    <w:lvl w:ilvl="3" w:tplc="23909116">
      <w:start w:val="1"/>
      <w:numFmt w:val="bullet"/>
      <w:lvlText w:val=""/>
      <w:lvlJc w:val="left"/>
      <w:pPr>
        <w:ind w:left="2880" w:hanging="360"/>
      </w:pPr>
      <w:rPr>
        <w:rFonts w:hint="default" w:ascii="Symbol" w:hAnsi="Symbol"/>
      </w:rPr>
    </w:lvl>
    <w:lvl w:ilvl="4" w:tplc="A7329DBE">
      <w:start w:val="1"/>
      <w:numFmt w:val="bullet"/>
      <w:lvlText w:val="o"/>
      <w:lvlJc w:val="left"/>
      <w:pPr>
        <w:ind w:left="3600" w:hanging="360"/>
      </w:pPr>
      <w:rPr>
        <w:rFonts w:hint="default" w:ascii="Courier New" w:hAnsi="Courier New"/>
      </w:rPr>
    </w:lvl>
    <w:lvl w:ilvl="5" w:tplc="202EE034">
      <w:start w:val="1"/>
      <w:numFmt w:val="bullet"/>
      <w:lvlText w:val=""/>
      <w:lvlJc w:val="left"/>
      <w:pPr>
        <w:ind w:left="4320" w:hanging="360"/>
      </w:pPr>
      <w:rPr>
        <w:rFonts w:hint="default" w:ascii="Wingdings" w:hAnsi="Wingdings"/>
      </w:rPr>
    </w:lvl>
    <w:lvl w:ilvl="6" w:tplc="F0104158">
      <w:start w:val="1"/>
      <w:numFmt w:val="bullet"/>
      <w:lvlText w:val=""/>
      <w:lvlJc w:val="left"/>
      <w:pPr>
        <w:ind w:left="5040" w:hanging="360"/>
      </w:pPr>
      <w:rPr>
        <w:rFonts w:hint="default" w:ascii="Symbol" w:hAnsi="Symbol"/>
      </w:rPr>
    </w:lvl>
    <w:lvl w:ilvl="7" w:tplc="5EAA0532">
      <w:start w:val="1"/>
      <w:numFmt w:val="bullet"/>
      <w:lvlText w:val="o"/>
      <w:lvlJc w:val="left"/>
      <w:pPr>
        <w:ind w:left="5760" w:hanging="360"/>
      </w:pPr>
      <w:rPr>
        <w:rFonts w:hint="default" w:ascii="Courier New" w:hAnsi="Courier New"/>
      </w:rPr>
    </w:lvl>
    <w:lvl w:ilvl="8" w:tplc="D05AC884">
      <w:start w:val="1"/>
      <w:numFmt w:val="bullet"/>
      <w:lvlText w:val=""/>
      <w:lvlJc w:val="left"/>
      <w:pPr>
        <w:ind w:left="6480" w:hanging="360"/>
      </w:pPr>
      <w:rPr>
        <w:rFonts w:hint="default" w:ascii="Wingdings" w:hAnsi="Wingdings"/>
      </w:rPr>
    </w:lvl>
  </w:abstractNum>
  <w:abstractNum w:abstractNumId="1" w15:restartNumberingAfterBreak="0">
    <w:nsid w:val="04B82FE1"/>
    <w:multiLevelType w:val="multilevel"/>
    <w:tmpl w:val="2940E7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 w15:restartNumberingAfterBreak="0">
    <w:nsid w:val="07571AA3"/>
    <w:multiLevelType w:val="hybridMultilevel"/>
    <w:tmpl w:val="958A7284"/>
    <w:lvl w:ilvl="0" w:tplc="A45E25F4">
      <w:start w:val="1"/>
      <w:numFmt w:val="bullet"/>
      <w:lvlText w:val=""/>
      <w:lvlJc w:val="left"/>
      <w:pPr>
        <w:ind w:left="720" w:hanging="360"/>
      </w:pPr>
      <w:rPr>
        <w:rFonts w:hint="default" w:ascii="Symbol" w:hAnsi="Symbol"/>
      </w:rPr>
    </w:lvl>
    <w:lvl w:ilvl="1" w:tplc="536E3B9E">
      <w:start w:val="1"/>
      <w:numFmt w:val="bullet"/>
      <w:lvlText w:val="o"/>
      <w:lvlJc w:val="left"/>
      <w:pPr>
        <w:ind w:left="1440" w:hanging="360"/>
      </w:pPr>
      <w:rPr>
        <w:rFonts w:hint="default" w:ascii="Courier New" w:hAnsi="Courier New"/>
      </w:rPr>
    </w:lvl>
    <w:lvl w:ilvl="2" w:tplc="AFF6160C">
      <w:start w:val="1"/>
      <w:numFmt w:val="bullet"/>
      <w:lvlText w:val=""/>
      <w:lvlJc w:val="left"/>
      <w:pPr>
        <w:ind w:left="2160" w:hanging="360"/>
      </w:pPr>
      <w:rPr>
        <w:rFonts w:hint="default" w:ascii="Wingdings" w:hAnsi="Wingdings"/>
      </w:rPr>
    </w:lvl>
    <w:lvl w:ilvl="3" w:tplc="286CFAAA">
      <w:start w:val="1"/>
      <w:numFmt w:val="bullet"/>
      <w:lvlText w:val=""/>
      <w:lvlJc w:val="left"/>
      <w:pPr>
        <w:ind w:left="2880" w:hanging="360"/>
      </w:pPr>
      <w:rPr>
        <w:rFonts w:hint="default" w:ascii="Symbol" w:hAnsi="Symbol"/>
      </w:rPr>
    </w:lvl>
    <w:lvl w:ilvl="4" w:tplc="D6029122">
      <w:start w:val="1"/>
      <w:numFmt w:val="bullet"/>
      <w:lvlText w:val="o"/>
      <w:lvlJc w:val="left"/>
      <w:pPr>
        <w:ind w:left="3600" w:hanging="360"/>
      </w:pPr>
      <w:rPr>
        <w:rFonts w:hint="default" w:ascii="Courier New" w:hAnsi="Courier New"/>
      </w:rPr>
    </w:lvl>
    <w:lvl w:ilvl="5" w:tplc="50B0DAF4">
      <w:start w:val="1"/>
      <w:numFmt w:val="bullet"/>
      <w:lvlText w:val=""/>
      <w:lvlJc w:val="left"/>
      <w:pPr>
        <w:ind w:left="4320" w:hanging="360"/>
      </w:pPr>
      <w:rPr>
        <w:rFonts w:hint="default" w:ascii="Wingdings" w:hAnsi="Wingdings"/>
      </w:rPr>
    </w:lvl>
    <w:lvl w:ilvl="6" w:tplc="83DE5A00">
      <w:start w:val="1"/>
      <w:numFmt w:val="bullet"/>
      <w:lvlText w:val=""/>
      <w:lvlJc w:val="left"/>
      <w:pPr>
        <w:ind w:left="5040" w:hanging="360"/>
      </w:pPr>
      <w:rPr>
        <w:rFonts w:hint="default" w:ascii="Symbol" w:hAnsi="Symbol"/>
      </w:rPr>
    </w:lvl>
    <w:lvl w:ilvl="7" w:tplc="452C19BC">
      <w:start w:val="1"/>
      <w:numFmt w:val="bullet"/>
      <w:lvlText w:val="o"/>
      <w:lvlJc w:val="left"/>
      <w:pPr>
        <w:ind w:left="5760" w:hanging="360"/>
      </w:pPr>
      <w:rPr>
        <w:rFonts w:hint="default" w:ascii="Courier New" w:hAnsi="Courier New"/>
      </w:rPr>
    </w:lvl>
    <w:lvl w:ilvl="8" w:tplc="9508CF00">
      <w:start w:val="1"/>
      <w:numFmt w:val="bullet"/>
      <w:lvlText w:val=""/>
      <w:lvlJc w:val="left"/>
      <w:pPr>
        <w:ind w:left="6480" w:hanging="360"/>
      </w:pPr>
      <w:rPr>
        <w:rFonts w:hint="default" w:ascii="Wingdings" w:hAnsi="Wingdings"/>
      </w:rPr>
    </w:lvl>
  </w:abstractNum>
  <w:abstractNum w:abstractNumId="3" w15:restartNumberingAfterBreak="0">
    <w:nsid w:val="0B47670F"/>
    <w:multiLevelType w:val="hybridMultilevel"/>
    <w:tmpl w:val="1FA2ED8A"/>
    <w:lvl w:ilvl="0" w:tplc="7272F260">
      <w:start w:val="1"/>
      <w:numFmt w:val="bullet"/>
      <w:lvlText w:val=""/>
      <w:lvlJc w:val="left"/>
      <w:pPr>
        <w:ind w:left="720" w:hanging="360"/>
      </w:pPr>
      <w:rPr>
        <w:rFonts w:hint="default" w:ascii="Symbol" w:hAnsi="Symbol"/>
      </w:rPr>
    </w:lvl>
    <w:lvl w:ilvl="1" w:tplc="0A1E82AA">
      <w:start w:val="1"/>
      <w:numFmt w:val="bullet"/>
      <w:lvlText w:val="o"/>
      <w:lvlJc w:val="left"/>
      <w:pPr>
        <w:ind w:left="1440" w:hanging="360"/>
      </w:pPr>
      <w:rPr>
        <w:rFonts w:hint="default" w:ascii="Courier New" w:hAnsi="Courier New"/>
      </w:rPr>
    </w:lvl>
    <w:lvl w:ilvl="2" w:tplc="5C1AAA74">
      <w:start w:val="1"/>
      <w:numFmt w:val="bullet"/>
      <w:lvlText w:val=""/>
      <w:lvlJc w:val="left"/>
      <w:pPr>
        <w:ind w:left="2160" w:hanging="360"/>
      </w:pPr>
      <w:rPr>
        <w:rFonts w:hint="default" w:ascii="Wingdings" w:hAnsi="Wingdings"/>
      </w:rPr>
    </w:lvl>
    <w:lvl w:ilvl="3" w:tplc="B810E762">
      <w:start w:val="1"/>
      <w:numFmt w:val="bullet"/>
      <w:lvlText w:val=""/>
      <w:lvlJc w:val="left"/>
      <w:pPr>
        <w:ind w:left="2880" w:hanging="360"/>
      </w:pPr>
      <w:rPr>
        <w:rFonts w:hint="default" w:ascii="Symbol" w:hAnsi="Symbol"/>
      </w:rPr>
    </w:lvl>
    <w:lvl w:ilvl="4" w:tplc="16B69350">
      <w:start w:val="1"/>
      <w:numFmt w:val="bullet"/>
      <w:lvlText w:val="o"/>
      <w:lvlJc w:val="left"/>
      <w:pPr>
        <w:ind w:left="3600" w:hanging="360"/>
      </w:pPr>
      <w:rPr>
        <w:rFonts w:hint="default" w:ascii="Courier New" w:hAnsi="Courier New"/>
      </w:rPr>
    </w:lvl>
    <w:lvl w:ilvl="5" w:tplc="0F881050">
      <w:start w:val="1"/>
      <w:numFmt w:val="bullet"/>
      <w:lvlText w:val=""/>
      <w:lvlJc w:val="left"/>
      <w:pPr>
        <w:ind w:left="4320" w:hanging="360"/>
      </w:pPr>
      <w:rPr>
        <w:rFonts w:hint="default" w:ascii="Wingdings" w:hAnsi="Wingdings"/>
      </w:rPr>
    </w:lvl>
    <w:lvl w:ilvl="6" w:tplc="27F447B8">
      <w:start w:val="1"/>
      <w:numFmt w:val="bullet"/>
      <w:lvlText w:val=""/>
      <w:lvlJc w:val="left"/>
      <w:pPr>
        <w:ind w:left="5040" w:hanging="360"/>
      </w:pPr>
      <w:rPr>
        <w:rFonts w:hint="default" w:ascii="Symbol" w:hAnsi="Symbol"/>
      </w:rPr>
    </w:lvl>
    <w:lvl w:ilvl="7" w:tplc="AE2AFFD0">
      <w:start w:val="1"/>
      <w:numFmt w:val="bullet"/>
      <w:lvlText w:val="o"/>
      <w:lvlJc w:val="left"/>
      <w:pPr>
        <w:ind w:left="5760" w:hanging="360"/>
      </w:pPr>
      <w:rPr>
        <w:rFonts w:hint="default" w:ascii="Courier New" w:hAnsi="Courier New"/>
      </w:rPr>
    </w:lvl>
    <w:lvl w:ilvl="8" w:tplc="8498460C">
      <w:start w:val="1"/>
      <w:numFmt w:val="bullet"/>
      <w:lvlText w:val=""/>
      <w:lvlJc w:val="left"/>
      <w:pPr>
        <w:ind w:left="6480" w:hanging="360"/>
      </w:pPr>
      <w:rPr>
        <w:rFonts w:hint="default" w:ascii="Wingdings" w:hAnsi="Wingdings"/>
      </w:rPr>
    </w:lvl>
  </w:abstractNum>
  <w:abstractNum w:abstractNumId="4" w15:restartNumberingAfterBreak="0">
    <w:nsid w:val="0B817AB1"/>
    <w:multiLevelType w:val="hybridMultilevel"/>
    <w:tmpl w:val="07F22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C288696"/>
    <w:multiLevelType w:val="hybridMultilevel"/>
    <w:tmpl w:val="C2781B6C"/>
    <w:lvl w:ilvl="0" w:tplc="4C9C6166">
      <w:start w:val="1"/>
      <w:numFmt w:val="bullet"/>
      <w:lvlText w:val=""/>
      <w:lvlJc w:val="left"/>
      <w:pPr>
        <w:ind w:left="720" w:hanging="360"/>
      </w:pPr>
      <w:rPr>
        <w:rFonts w:hint="default" w:ascii="Symbol" w:hAnsi="Symbol"/>
      </w:rPr>
    </w:lvl>
    <w:lvl w:ilvl="1" w:tplc="E4288CCE">
      <w:start w:val="1"/>
      <w:numFmt w:val="bullet"/>
      <w:lvlText w:val="o"/>
      <w:lvlJc w:val="left"/>
      <w:pPr>
        <w:ind w:left="1440" w:hanging="360"/>
      </w:pPr>
      <w:rPr>
        <w:rFonts w:hint="default" w:ascii="Courier New" w:hAnsi="Courier New"/>
      </w:rPr>
    </w:lvl>
    <w:lvl w:ilvl="2" w:tplc="3766D18E">
      <w:start w:val="1"/>
      <w:numFmt w:val="bullet"/>
      <w:lvlText w:val=""/>
      <w:lvlJc w:val="left"/>
      <w:pPr>
        <w:ind w:left="2160" w:hanging="360"/>
      </w:pPr>
      <w:rPr>
        <w:rFonts w:hint="default" w:ascii="Wingdings" w:hAnsi="Wingdings"/>
      </w:rPr>
    </w:lvl>
    <w:lvl w:ilvl="3" w:tplc="AF58448A">
      <w:start w:val="1"/>
      <w:numFmt w:val="bullet"/>
      <w:lvlText w:val=""/>
      <w:lvlJc w:val="left"/>
      <w:pPr>
        <w:ind w:left="2880" w:hanging="360"/>
      </w:pPr>
      <w:rPr>
        <w:rFonts w:hint="default" w:ascii="Symbol" w:hAnsi="Symbol"/>
      </w:rPr>
    </w:lvl>
    <w:lvl w:ilvl="4" w:tplc="C7AA38B2">
      <w:start w:val="1"/>
      <w:numFmt w:val="bullet"/>
      <w:lvlText w:val="o"/>
      <w:lvlJc w:val="left"/>
      <w:pPr>
        <w:ind w:left="3600" w:hanging="360"/>
      </w:pPr>
      <w:rPr>
        <w:rFonts w:hint="default" w:ascii="Courier New" w:hAnsi="Courier New"/>
      </w:rPr>
    </w:lvl>
    <w:lvl w:ilvl="5" w:tplc="9724E21A">
      <w:start w:val="1"/>
      <w:numFmt w:val="bullet"/>
      <w:lvlText w:val=""/>
      <w:lvlJc w:val="left"/>
      <w:pPr>
        <w:ind w:left="4320" w:hanging="360"/>
      </w:pPr>
      <w:rPr>
        <w:rFonts w:hint="default" w:ascii="Wingdings" w:hAnsi="Wingdings"/>
      </w:rPr>
    </w:lvl>
    <w:lvl w:ilvl="6" w:tplc="96B2CC66">
      <w:start w:val="1"/>
      <w:numFmt w:val="bullet"/>
      <w:lvlText w:val=""/>
      <w:lvlJc w:val="left"/>
      <w:pPr>
        <w:ind w:left="5040" w:hanging="360"/>
      </w:pPr>
      <w:rPr>
        <w:rFonts w:hint="default" w:ascii="Symbol" w:hAnsi="Symbol"/>
      </w:rPr>
    </w:lvl>
    <w:lvl w:ilvl="7" w:tplc="09A2EF38">
      <w:start w:val="1"/>
      <w:numFmt w:val="bullet"/>
      <w:lvlText w:val="o"/>
      <w:lvlJc w:val="left"/>
      <w:pPr>
        <w:ind w:left="5760" w:hanging="360"/>
      </w:pPr>
      <w:rPr>
        <w:rFonts w:hint="default" w:ascii="Courier New" w:hAnsi="Courier New"/>
      </w:rPr>
    </w:lvl>
    <w:lvl w:ilvl="8" w:tplc="DA5C7DEC">
      <w:start w:val="1"/>
      <w:numFmt w:val="bullet"/>
      <w:lvlText w:val=""/>
      <w:lvlJc w:val="left"/>
      <w:pPr>
        <w:ind w:left="6480" w:hanging="360"/>
      </w:pPr>
      <w:rPr>
        <w:rFonts w:hint="default" w:ascii="Wingdings" w:hAnsi="Wingdings"/>
      </w:rPr>
    </w:lvl>
  </w:abstractNum>
  <w:abstractNum w:abstractNumId="6" w15:restartNumberingAfterBreak="0">
    <w:nsid w:val="1598B924"/>
    <w:multiLevelType w:val="hybridMultilevel"/>
    <w:tmpl w:val="072A402A"/>
    <w:lvl w:ilvl="0" w:tplc="DE225F22">
      <w:start w:val="6"/>
      <w:numFmt w:val="decimal"/>
      <w:lvlText w:val="%1."/>
      <w:lvlJc w:val="left"/>
      <w:pPr>
        <w:ind w:left="720" w:hanging="360"/>
      </w:pPr>
    </w:lvl>
    <w:lvl w:ilvl="1" w:tplc="F7982E64">
      <w:start w:val="1"/>
      <w:numFmt w:val="lowerLetter"/>
      <w:lvlText w:val="%2."/>
      <w:lvlJc w:val="left"/>
      <w:pPr>
        <w:ind w:left="1440" w:hanging="360"/>
      </w:pPr>
    </w:lvl>
    <w:lvl w:ilvl="2" w:tplc="06F074F0">
      <w:start w:val="1"/>
      <w:numFmt w:val="lowerRoman"/>
      <w:lvlText w:val="%3."/>
      <w:lvlJc w:val="right"/>
      <w:pPr>
        <w:ind w:left="2160" w:hanging="180"/>
      </w:pPr>
    </w:lvl>
    <w:lvl w:ilvl="3" w:tplc="797E7792">
      <w:start w:val="1"/>
      <w:numFmt w:val="decimal"/>
      <w:lvlText w:val="%4."/>
      <w:lvlJc w:val="left"/>
      <w:pPr>
        <w:ind w:left="2880" w:hanging="360"/>
      </w:pPr>
    </w:lvl>
    <w:lvl w:ilvl="4" w:tplc="77CAEDEE">
      <w:start w:val="1"/>
      <w:numFmt w:val="lowerLetter"/>
      <w:lvlText w:val="%5."/>
      <w:lvlJc w:val="left"/>
      <w:pPr>
        <w:ind w:left="3600" w:hanging="360"/>
      </w:pPr>
    </w:lvl>
    <w:lvl w:ilvl="5" w:tplc="83328506">
      <w:start w:val="1"/>
      <w:numFmt w:val="lowerRoman"/>
      <w:lvlText w:val="%6."/>
      <w:lvlJc w:val="right"/>
      <w:pPr>
        <w:ind w:left="4320" w:hanging="180"/>
      </w:pPr>
    </w:lvl>
    <w:lvl w:ilvl="6" w:tplc="C9AA2806">
      <w:start w:val="1"/>
      <w:numFmt w:val="decimal"/>
      <w:lvlText w:val="%7."/>
      <w:lvlJc w:val="left"/>
      <w:pPr>
        <w:ind w:left="5040" w:hanging="360"/>
      </w:pPr>
    </w:lvl>
    <w:lvl w:ilvl="7" w:tplc="F130402A">
      <w:start w:val="1"/>
      <w:numFmt w:val="lowerLetter"/>
      <w:lvlText w:val="%8."/>
      <w:lvlJc w:val="left"/>
      <w:pPr>
        <w:ind w:left="5760" w:hanging="360"/>
      </w:pPr>
    </w:lvl>
    <w:lvl w:ilvl="8" w:tplc="01B4A20C">
      <w:start w:val="1"/>
      <w:numFmt w:val="lowerRoman"/>
      <w:lvlText w:val="%9."/>
      <w:lvlJc w:val="right"/>
      <w:pPr>
        <w:ind w:left="6480" w:hanging="180"/>
      </w:pPr>
    </w:lvl>
  </w:abstractNum>
  <w:abstractNum w:abstractNumId="7" w15:restartNumberingAfterBreak="0">
    <w:nsid w:val="1F69AE6C"/>
    <w:multiLevelType w:val="hybridMultilevel"/>
    <w:tmpl w:val="51988D32"/>
    <w:lvl w:ilvl="0" w:tplc="8CBC8276">
      <w:start w:val="1"/>
      <w:numFmt w:val="bullet"/>
      <w:lvlText w:val=""/>
      <w:lvlJc w:val="left"/>
      <w:pPr>
        <w:ind w:left="717" w:hanging="360"/>
      </w:pPr>
      <w:rPr>
        <w:rFonts w:hint="default" w:ascii="Symbol" w:hAnsi="Symbol"/>
      </w:rPr>
    </w:lvl>
    <w:lvl w:ilvl="1" w:tplc="4BDED51A">
      <w:start w:val="1"/>
      <w:numFmt w:val="bullet"/>
      <w:lvlText w:val="o"/>
      <w:lvlJc w:val="left"/>
      <w:pPr>
        <w:ind w:left="1437" w:hanging="360"/>
      </w:pPr>
      <w:rPr>
        <w:rFonts w:hint="default" w:ascii="Courier New" w:hAnsi="Courier New"/>
      </w:rPr>
    </w:lvl>
    <w:lvl w:ilvl="2" w:tplc="EBF6FA64">
      <w:start w:val="1"/>
      <w:numFmt w:val="bullet"/>
      <w:lvlText w:val=""/>
      <w:lvlJc w:val="left"/>
      <w:pPr>
        <w:ind w:left="2157" w:hanging="360"/>
      </w:pPr>
      <w:rPr>
        <w:rFonts w:hint="default" w:ascii="Wingdings" w:hAnsi="Wingdings"/>
      </w:rPr>
    </w:lvl>
    <w:lvl w:ilvl="3" w:tplc="81EE0E04">
      <w:start w:val="1"/>
      <w:numFmt w:val="bullet"/>
      <w:lvlText w:val=""/>
      <w:lvlJc w:val="left"/>
      <w:pPr>
        <w:ind w:left="2877" w:hanging="360"/>
      </w:pPr>
      <w:rPr>
        <w:rFonts w:hint="default" w:ascii="Symbol" w:hAnsi="Symbol"/>
      </w:rPr>
    </w:lvl>
    <w:lvl w:ilvl="4" w:tplc="055CD802">
      <w:start w:val="1"/>
      <w:numFmt w:val="bullet"/>
      <w:lvlText w:val="o"/>
      <w:lvlJc w:val="left"/>
      <w:pPr>
        <w:ind w:left="3597" w:hanging="360"/>
      </w:pPr>
      <w:rPr>
        <w:rFonts w:hint="default" w:ascii="Courier New" w:hAnsi="Courier New"/>
      </w:rPr>
    </w:lvl>
    <w:lvl w:ilvl="5" w:tplc="4ACE21EA">
      <w:start w:val="1"/>
      <w:numFmt w:val="bullet"/>
      <w:lvlText w:val=""/>
      <w:lvlJc w:val="left"/>
      <w:pPr>
        <w:ind w:left="4317" w:hanging="360"/>
      </w:pPr>
      <w:rPr>
        <w:rFonts w:hint="default" w:ascii="Wingdings" w:hAnsi="Wingdings"/>
      </w:rPr>
    </w:lvl>
    <w:lvl w:ilvl="6" w:tplc="71EABE24">
      <w:start w:val="1"/>
      <w:numFmt w:val="bullet"/>
      <w:lvlText w:val=""/>
      <w:lvlJc w:val="left"/>
      <w:pPr>
        <w:ind w:left="5037" w:hanging="360"/>
      </w:pPr>
      <w:rPr>
        <w:rFonts w:hint="default" w:ascii="Symbol" w:hAnsi="Symbol"/>
      </w:rPr>
    </w:lvl>
    <w:lvl w:ilvl="7" w:tplc="E1C6FB2E">
      <w:start w:val="1"/>
      <w:numFmt w:val="bullet"/>
      <w:lvlText w:val="o"/>
      <w:lvlJc w:val="left"/>
      <w:pPr>
        <w:ind w:left="5757" w:hanging="360"/>
      </w:pPr>
      <w:rPr>
        <w:rFonts w:hint="default" w:ascii="Courier New" w:hAnsi="Courier New"/>
      </w:rPr>
    </w:lvl>
    <w:lvl w:ilvl="8" w:tplc="DA76766E">
      <w:start w:val="1"/>
      <w:numFmt w:val="bullet"/>
      <w:lvlText w:val=""/>
      <w:lvlJc w:val="left"/>
      <w:pPr>
        <w:ind w:left="6477" w:hanging="360"/>
      </w:pPr>
      <w:rPr>
        <w:rFonts w:hint="default" w:ascii="Wingdings" w:hAnsi="Wingdings"/>
      </w:rPr>
    </w:lvl>
  </w:abstractNum>
  <w:abstractNum w:abstractNumId="8" w15:restartNumberingAfterBreak="0">
    <w:nsid w:val="287818D2"/>
    <w:multiLevelType w:val="hybridMultilevel"/>
    <w:tmpl w:val="2FA2CD1C"/>
    <w:lvl w:ilvl="0" w:tplc="259C2CEC">
      <w:start w:val="1"/>
      <w:numFmt w:val="decimal"/>
      <w:lvlText w:val="%1."/>
      <w:lvlJc w:val="left"/>
      <w:pPr>
        <w:ind w:left="720" w:hanging="360"/>
      </w:pPr>
    </w:lvl>
    <w:lvl w:ilvl="1" w:tplc="BF7A6290">
      <w:start w:val="1"/>
      <w:numFmt w:val="lowerLetter"/>
      <w:lvlText w:val="%2."/>
      <w:lvlJc w:val="left"/>
      <w:pPr>
        <w:ind w:left="1440" w:hanging="360"/>
      </w:pPr>
    </w:lvl>
    <w:lvl w:ilvl="2" w:tplc="87F426F4">
      <w:start w:val="1"/>
      <w:numFmt w:val="lowerRoman"/>
      <w:lvlText w:val="%3."/>
      <w:lvlJc w:val="right"/>
      <w:pPr>
        <w:ind w:left="2160" w:hanging="180"/>
      </w:pPr>
    </w:lvl>
    <w:lvl w:ilvl="3" w:tplc="CFACAACE">
      <w:start w:val="1"/>
      <w:numFmt w:val="decimal"/>
      <w:lvlText w:val="%4."/>
      <w:lvlJc w:val="left"/>
      <w:pPr>
        <w:ind w:left="2880" w:hanging="360"/>
      </w:pPr>
    </w:lvl>
    <w:lvl w:ilvl="4" w:tplc="26341676">
      <w:start w:val="1"/>
      <w:numFmt w:val="lowerLetter"/>
      <w:lvlText w:val="%5."/>
      <w:lvlJc w:val="left"/>
      <w:pPr>
        <w:ind w:left="3600" w:hanging="360"/>
      </w:pPr>
    </w:lvl>
    <w:lvl w:ilvl="5" w:tplc="F0E63570">
      <w:start w:val="1"/>
      <w:numFmt w:val="lowerRoman"/>
      <w:lvlText w:val="%6."/>
      <w:lvlJc w:val="right"/>
      <w:pPr>
        <w:ind w:left="4320" w:hanging="180"/>
      </w:pPr>
    </w:lvl>
    <w:lvl w:ilvl="6" w:tplc="915E6BE8">
      <w:start w:val="1"/>
      <w:numFmt w:val="decimal"/>
      <w:lvlText w:val="%7."/>
      <w:lvlJc w:val="left"/>
      <w:pPr>
        <w:ind w:left="5040" w:hanging="360"/>
      </w:pPr>
    </w:lvl>
    <w:lvl w:ilvl="7" w:tplc="0E5A092A">
      <w:start w:val="1"/>
      <w:numFmt w:val="lowerLetter"/>
      <w:lvlText w:val="%8."/>
      <w:lvlJc w:val="left"/>
      <w:pPr>
        <w:ind w:left="5760" w:hanging="360"/>
      </w:pPr>
    </w:lvl>
    <w:lvl w:ilvl="8" w:tplc="D32279CA">
      <w:start w:val="1"/>
      <w:numFmt w:val="lowerRoman"/>
      <w:lvlText w:val="%9."/>
      <w:lvlJc w:val="right"/>
      <w:pPr>
        <w:ind w:left="6480" w:hanging="180"/>
      </w:pPr>
    </w:lvl>
  </w:abstractNum>
  <w:abstractNum w:abstractNumId="9" w15:restartNumberingAfterBreak="0">
    <w:nsid w:val="2961377D"/>
    <w:multiLevelType w:val="hybridMultilevel"/>
    <w:tmpl w:val="385813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A1635EF"/>
    <w:multiLevelType w:val="hybridMultilevel"/>
    <w:tmpl w:val="A6604FCC"/>
    <w:lvl w:ilvl="0" w:tplc="E4AEA468">
      <w:start w:val="4"/>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1E78CA"/>
    <w:multiLevelType w:val="hybridMultilevel"/>
    <w:tmpl w:val="55146BBC"/>
    <w:lvl w:ilvl="0" w:tplc="68CAA1E0">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2BABC8E8"/>
    <w:multiLevelType w:val="hybridMultilevel"/>
    <w:tmpl w:val="718C9A68"/>
    <w:lvl w:ilvl="0" w:tplc="F3B87586">
      <w:start w:val="1"/>
      <w:numFmt w:val="bullet"/>
      <w:lvlText w:val=""/>
      <w:lvlJc w:val="left"/>
      <w:pPr>
        <w:ind w:left="720" w:hanging="360"/>
      </w:pPr>
      <w:rPr>
        <w:rFonts w:hint="default" w:ascii="Symbol" w:hAnsi="Symbol"/>
      </w:rPr>
    </w:lvl>
    <w:lvl w:ilvl="1" w:tplc="2B385BF4">
      <w:start w:val="1"/>
      <w:numFmt w:val="bullet"/>
      <w:lvlText w:val="o"/>
      <w:lvlJc w:val="left"/>
      <w:pPr>
        <w:ind w:left="1440" w:hanging="360"/>
      </w:pPr>
      <w:rPr>
        <w:rFonts w:hint="default" w:ascii="Courier New" w:hAnsi="Courier New"/>
      </w:rPr>
    </w:lvl>
    <w:lvl w:ilvl="2" w:tplc="0212A41E">
      <w:start w:val="1"/>
      <w:numFmt w:val="bullet"/>
      <w:lvlText w:val=""/>
      <w:lvlJc w:val="left"/>
      <w:pPr>
        <w:ind w:left="2160" w:hanging="360"/>
      </w:pPr>
      <w:rPr>
        <w:rFonts w:hint="default" w:ascii="Wingdings" w:hAnsi="Wingdings"/>
      </w:rPr>
    </w:lvl>
    <w:lvl w:ilvl="3" w:tplc="BE881A9C">
      <w:start w:val="1"/>
      <w:numFmt w:val="bullet"/>
      <w:lvlText w:val=""/>
      <w:lvlJc w:val="left"/>
      <w:pPr>
        <w:ind w:left="2880" w:hanging="360"/>
      </w:pPr>
      <w:rPr>
        <w:rFonts w:hint="default" w:ascii="Symbol" w:hAnsi="Symbol"/>
      </w:rPr>
    </w:lvl>
    <w:lvl w:ilvl="4" w:tplc="532C47A4">
      <w:start w:val="1"/>
      <w:numFmt w:val="bullet"/>
      <w:lvlText w:val="o"/>
      <w:lvlJc w:val="left"/>
      <w:pPr>
        <w:ind w:left="3600" w:hanging="360"/>
      </w:pPr>
      <w:rPr>
        <w:rFonts w:hint="default" w:ascii="Courier New" w:hAnsi="Courier New"/>
      </w:rPr>
    </w:lvl>
    <w:lvl w:ilvl="5" w:tplc="F2D43D86">
      <w:start w:val="1"/>
      <w:numFmt w:val="bullet"/>
      <w:lvlText w:val=""/>
      <w:lvlJc w:val="left"/>
      <w:pPr>
        <w:ind w:left="4320" w:hanging="360"/>
      </w:pPr>
      <w:rPr>
        <w:rFonts w:hint="default" w:ascii="Wingdings" w:hAnsi="Wingdings"/>
      </w:rPr>
    </w:lvl>
    <w:lvl w:ilvl="6" w:tplc="9C6691AC">
      <w:start w:val="1"/>
      <w:numFmt w:val="bullet"/>
      <w:lvlText w:val=""/>
      <w:lvlJc w:val="left"/>
      <w:pPr>
        <w:ind w:left="5040" w:hanging="360"/>
      </w:pPr>
      <w:rPr>
        <w:rFonts w:hint="default" w:ascii="Symbol" w:hAnsi="Symbol"/>
      </w:rPr>
    </w:lvl>
    <w:lvl w:ilvl="7" w:tplc="11B006F8">
      <w:start w:val="1"/>
      <w:numFmt w:val="bullet"/>
      <w:lvlText w:val="o"/>
      <w:lvlJc w:val="left"/>
      <w:pPr>
        <w:ind w:left="5760" w:hanging="360"/>
      </w:pPr>
      <w:rPr>
        <w:rFonts w:hint="default" w:ascii="Courier New" w:hAnsi="Courier New"/>
      </w:rPr>
    </w:lvl>
    <w:lvl w:ilvl="8" w:tplc="B07E62F0">
      <w:start w:val="1"/>
      <w:numFmt w:val="bullet"/>
      <w:lvlText w:val=""/>
      <w:lvlJc w:val="left"/>
      <w:pPr>
        <w:ind w:left="6480" w:hanging="360"/>
      </w:pPr>
      <w:rPr>
        <w:rFonts w:hint="default" w:ascii="Wingdings" w:hAnsi="Wingdings"/>
      </w:rPr>
    </w:lvl>
  </w:abstractNum>
  <w:abstractNum w:abstractNumId="13" w15:restartNumberingAfterBreak="0">
    <w:nsid w:val="3164FC7F"/>
    <w:multiLevelType w:val="hybridMultilevel"/>
    <w:tmpl w:val="2B105032"/>
    <w:lvl w:ilvl="0" w:tplc="E0EA2BFC">
      <w:start w:val="3"/>
      <w:numFmt w:val="decimal"/>
      <w:lvlText w:val="%1."/>
      <w:lvlJc w:val="left"/>
      <w:pPr>
        <w:ind w:left="720" w:hanging="360"/>
      </w:pPr>
    </w:lvl>
    <w:lvl w:ilvl="1" w:tplc="DD9A02F8">
      <w:start w:val="1"/>
      <w:numFmt w:val="lowerLetter"/>
      <w:lvlText w:val="%2."/>
      <w:lvlJc w:val="left"/>
      <w:pPr>
        <w:ind w:left="1440" w:hanging="360"/>
      </w:pPr>
    </w:lvl>
    <w:lvl w:ilvl="2" w:tplc="3D84671C">
      <w:start w:val="1"/>
      <w:numFmt w:val="lowerRoman"/>
      <w:lvlText w:val="%3."/>
      <w:lvlJc w:val="right"/>
      <w:pPr>
        <w:ind w:left="2160" w:hanging="180"/>
      </w:pPr>
    </w:lvl>
    <w:lvl w:ilvl="3" w:tplc="F590444C">
      <w:start w:val="1"/>
      <w:numFmt w:val="decimal"/>
      <w:lvlText w:val="%4."/>
      <w:lvlJc w:val="left"/>
      <w:pPr>
        <w:ind w:left="2880" w:hanging="360"/>
      </w:pPr>
    </w:lvl>
    <w:lvl w:ilvl="4" w:tplc="9F38C82E">
      <w:start w:val="1"/>
      <w:numFmt w:val="lowerLetter"/>
      <w:lvlText w:val="%5."/>
      <w:lvlJc w:val="left"/>
      <w:pPr>
        <w:ind w:left="3600" w:hanging="360"/>
      </w:pPr>
    </w:lvl>
    <w:lvl w:ilvl="5" w:tplc="1B3C4BD4">
      <w:start w:val="1"/>
      <w:numFmt w:val="lowerRoman"/>
      <w:lvlText w:val="%6."/>
      <w:lvlJc w:val="right"/>
      <w:pPr>
        <w:ind w:left="4320" w:hanging="180"/>
      </w:pPr>
    </w:lvl>
    <w:lvl w:ilvl="6" w:tplc="92E4BD5C">
      <w:start w:val="1"/>
      <w:numFmt w:val="decimal"/>
      <w:lvlText w:val="%7."/>
      <w:lvlJc w:val="left"/>
      <w:pPr>
        <w:ind w:left="5040" w:hanging="360"/>
      </w:pPr>
    </w:lvl>
    <w:lvl w:ilvl="7" w:tplc="F70E69AA">
      <w:start w:val="1"/>
      <w:numFmt w:val="lowerLetter"/>
      <w:lvlText w:val="%8."/>
      <w:lvlJc w:val="left"/>
      <w:pPr>
        <w:ind w:left="5760" w:hanging="360"/>
      </w:pPr>
    </w:lvl>
    <w:lvl w:ilvl="8" w:tplc="3586E5EC">
      <w:start w:val="1"/>
      <w:numFmt w:val="lowerRoman"/>
      <w:lvlText w:val="%9."/>
      <w:lvlJc w:val="right"/>
      <w:pPr>
        <w:ind w:left="6480" w:hanging="180"/>
      </w:pPr>
    </w:lvl>
  </w:abstractNum>
  <w:abstractNum w:abstractNumId="14" w15:restartNumberingAfterBreak="0">
    <w:nsid w:val="34607265"/>
    <w:multiLevelType w:val="hybridMultilevel"/>
    <w:tmpl w:val="CFE2882A"/>
    <w:lvl w:ilvl="0" w:tplc="A4086472">
      <w:start w:val="1"/>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38027D30"/>
    <w:multiLevelType w:val="hybridMultilevel"/>
    <w:tmpl w:val="DF7C4CC4"/>
    <w:lvl w:ilvl="0" w:tplc="5A9EC3C0">
      <w:start w:val="1"/>
      <w:numFmt w:val="bullet"/>
      <w:lvlText w:val=""/>
      <w:lvlJc w:val="left"/>
      <w:pPr>
        <w:ind w:left="720" w:hanging="360"/>
      </w:pPr>
      <w:rPr>
        <w:rFonts w:hint="default" w:ascii="Symbol" w:hAnsi="Symbol"/>
      </w:rPr>
    </w:lvl>
    <w:lvl w:ilvl="1" w:tplc="46A0D714">
      <w:start w:val="1"/>
      <w:numFmt w:val="bullet"/>
      <w:lvlText w:val="o"/>
      <w:lvlJc w:val="left"/>
      <w:pPr>
        <w:ind w:left="1440" w:hanging="360"/>
      </w:pPr>
      <w:rPr>
        <w:rFonts w:hint="default" w:ascii="Courier New" w:hAnsi="Courier New"/>
      </w:rPr>
    </w:lvl>
    <w:lvl w:ilvl="2" w:tplc="C7FCA2EE">
      <w:start w:val="1"/>
      <w:numFmt w:val="bullet"/>
      <w:lvlText w:val=""/>
      <w:lvlJc w:val="left"/>
      <w:pPr>
        <w:ind w:left="2160" w:hanging="360"/>
      </w:pPr>
      <w:rPr>
        <w:rFonts w:hint="default" w:ascii="Wingdings" w:hAnsi="Wingdings"/>
      </w:rPr>
    </w:lvl>
    <w:lvl w:ilvl="3" w:tplc="1C987D68">
      <w:start w:val="1"/>
      <w:numFmt w:val="bullet"/>
      <w:lvlText w:val=""/>
      <w:lvlJc w:val="left"/>
      <w:pPr>
        <w:ind w:left="2880" w:hanging="360"/>
      </w:pPr>
      <w:rPr>
        <w:rFonts w:hint="default" w:ascii="Symbol" w:hAnsi="Symbol"/>
      </w:rPr>
    </w:lvl>
    <w:lvl w:ilvl="4" w:tplc="5F9E8DEC">
      <w:start w:val="1"/>
      <w:numFmt w:val="bullet"/>
      <w:lvlText w:val="o"/>
      <w:lvlJc w:val="left"/>
      <w:pPr>
        <w:ind w:left="3600" w:hanging="360"/>
      </w:pPr>
      <w:rPr>
        <w:rFonts w:hint="default" w:ascii="Courier New" w:hAnsi="Courier New"/>
      </w:rPr>
    </w:lvl>
    <w:lvl w:ilvl="5" w:tplc="1264C9EA">
      <w:start w:val="1"/>
      <w:numFmt w:val="bullet"/>
      <w:lvlText w:val=""/>
      <w:lvlJc w:val="left"/>
      <w:pPr>
        <w:ind w:left="4320" w:hanging="360"/>
      </w:pPr>
      <w:rPr>
        <w:rFonts w:hint="default" w:ascii="Wingdings" w:hAnsi="Wingdings"/>
      </w:rPr>
    </w:lvl>
    <w:lvl w:ilvl="6" w:tplc="91028F56">
      <w:start w:val="1"/>
      <w:numFmt w:val="bullet"/>
      <w:lvlText w:val=""/>
      <w:lvlJc w:val="left"/>
      <w:pPr>
        <w:ind w:left="5040" w:hanging="360"/>
      </w:pPr>
      <w:rPr>
        <w:rFonts w:hint="default" w:ascii="Symbol" w:hAnsi="Symbol"/>
      </w:rPr>
    </w:lvl>
    <w:lvl w:ilvl="7" w:tplc="48B007E2">
      <w:start w:val="1"/>
      <w:numFmt w:val="bullet"/>
      <w:lvlText w:val="o"/>
      <w:lvlJc w:val="left"/>
      <w:pPr>
        <w:ind w:left="5760" w:hanging="360"/>
      </w:pPr>
      <w:rPr>
        <w:rFonts w:hint="default" w:ascii="Courier New" w:hAnsi="Courier New"/>
      </w:rPr>
    </w:lvl>
    <w:lvl w:ilvl="8" w:tplc="EB0E2500">
      <w:start w:val="1"/>
      <w:numFmt w:val="bullet"/>
      <w:lvlText w:val=""/>
      <w:lvlJc w:val="left"/>
      <w:pPr>
        <w:ind w:left="6480" w:hanging="360"/>
      </w:pPr>
      <w:rPr>
        <w:rFonts w:hint="default" w:ascii="Wingdings" w:hAnsi="Wingdings"/>
      </w:rPr>
    </w:lvl>
  </w:abstractNum>
  <w:abstractNum w:abstractNumId="16" w15:restartNumberingAfterBreak="0">
    <w:nsid w:val="3814D8D2"/>
    <w:multiLevelType w:val="hybridMultilevel"/>
    <w:tmpl w:val="7EBA0A2C"/>
    <w:lvl w:ilvl="0" w:tplc="91FA91A4">
      <w:start w:val="2"/>
      <w:numFmt w:val="decimal"/>
      <w:lvlText w:val="%1."/>
      <w:lvlJc w:val="left"/>
      <w:pPr>
        <w:ind w:left="720" w:hanging="360"/>
      </w:pPr>
    </w:lvl>
    <w:lvl w:ilvl="1" w:tplc="A5FC5DBA">
      <w:start w:val="1"/>
      <w:numFmt w:val="lowerLetter"/>
      <w:lvlText w:val="%2."/>
      <w:lvlJc w:val="left"/>
      <w:pPr>
        <w:ind w:left="1440" w:hanging="360"/>
      </w:pPr>
    </w:lvl>
    <w:lvl w:ilvl="2" w:tplc="04D6D62C">
      <w:start w:val="1"/>
      <w:numFmt w:val="lowerRoman"/>
      <w:lvlText w:val="%3."/>
      <w:lvlJc w:val="right"/>
      <w:pPr>
        <w:ind w:left="2160" w:hanging="180"/>
      </w:pPr>
    </w:lvl>
    <w:lvl w:ilvl="3" w:tplc="0B505096">
      <w:start w:val="1"/>
      <w:numFmt w:val="decimal"/>
      <w:lvlText w:val="%4."/>
      <w:lvlJc w:val="left"/>
      <w:pPr>
        <w:ind w:left="2880" w:hanging="360"/>
      </w:pPr>
    </w:lvl>
    <w:lvl w:ilvl="4" w:tplc="11E83B2A">
      <w:start w:val="1"/>
      <w:numFmt w:val="lowerLetter"/>
      <w:lvlText w:val="%5."/>
      <w:lvlJc w:val="left"/>
      <w:pPr>
        <w:ind w:left="3600" w:hanging="360"/>
      </w:pPr>
    </w:lvl>
    <w:lvl w:ilvl="5" w:tplc="47527F8C">
      <w:start w:val="1"/>
      <w:numFmt w:val="lowerRoman"/>
      <w:lvlText w:val="%6."/>
      <w:lvlJc w:val="right"/>
      <w:pPr>
        <w:ind w:left="4320" w:hanging="180"/>
      </w:pPr>
    </w:lvl>
    <w:lvl w:ilvl="6" w:tplc="B3CE7BB4">
      <w:start w:val="1"/>
      <w:numFmt w:val="decimal"/>
      <w:lvlText w:val="%7."/>
      <w:lvlJc w:val="left"/>
      <w:pPr>
        <w:ind w:left="5040" w:hanging="360"/>
      </w:pPr>
    </w:lvl>
    <w:lvl w:ilvl="7" w:tplc="0A7443B4">
      <w:start w:val="1"/>
      <w:numFmt w:val="lowerLetter"/>
      <w:lvlText w:val="%8."/>
      <w:lvlJc w:val="left"/>
      <w:pPr>
        <w:ind w:left="5760" w:hanging="360"/>
      </w:pPr>
    </w:lvl>
    <w:lvl w:ilvl="8" w:tplc="B478DA98">
      <w:start w:val="1"/>
      <w:numFmt w:val="lowerRoman"/>
      <w:lvlText w:val="%9."/>
      <w:lvlJc w:val="right"/>
      <w:pPr>
        <w:ind w:left="6480" w:hanging="180"/>
      </w:pPr>
    </w:lvl>
  </w:abstractNum>
  <w:abstractNum w:abstractNumId="17" w15:restartNumberingAfterBreak="0">
    <w:nsid w:val="39C339F5"/>
    <w:multiLevelType w:val="multilevel"/>
    <w:tmpl w:val="3976D6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3A406B72"/>
    <w:multiLevelType w:val="multilevel"/>
    <w:tmpl w:val="9C7254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3C5F4D9B"/>
    <w:multiLevelType w:val="multilevel"/>
    <w:tmpl w:val="E83CDD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3C600185"/>
    <w:multiLevelType w:val="multilevel"/>
    <w:tmpl w:val="0D980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CD3AAF"/>
    <w:multiLevelType w:val="hybridMultilevel"/>
    <w:tmpl w:val="7EA62EBA"/>
    <w:lvl w:ilvl="0" w:tplc="19ECF89A">
      <w:start w:val="1"/>
      <w:numFmt w:val="bullet"/>
      <w:lvlText w:val=""/>
      <w:lvlJc w:val="left"/>
      <w:pPr>
        <w:ind w:left="720" w:hanging="360"/>
      </w:pPr>
      <w:rPr>
        <w:rFonts w:hint="default" w:ascii="Symbol" w:hAnsi="Symbol"/>
      </w:rPr>
    </w:lvl>
    <w:lvl w:ilvl="1" w:tplc="F1D40BC6">
      <w:start w:val="1"/>
      <w:numFmt w:val="bullet"/>
      <w:lvlText w:val="o"/>
      <w:lvlJc w:val="left"/>
      <w:pPr>
        <w:ind w:left="1440" w:hanging="360"/>
      </w:pPr>
      <w:rPr>
        <w:rFonts w:hint="default" w:ascii="Courier New" w:hAnsi="Courier New"/>
      </w:rPr>
    </w:lvl>
    <w:lvl w:ilvl="2" w:tplc="1F0C5840">
      <w:start w:val="1"/>
      <w:numFmt w:val="bullet"/>
      <w:lvlText w:val=""/>
      <w:lvlJc w:val="left"/>
      <w:pPr>
        <w:ind w:left="2160" w:hanging="360"/>
      </w:pPr>
      <w:rPr>
        <w:rFonts w:hint="default" w:ascii="Wingdings" w:hAnsi="Wingdings"/>
      </w:rPr>
    </w:lvl>
    <w:lvl w:ilvl="3" w:tplc="246CCC38">
      <w:start w:val="1"/>
      <w:numFmt w:val="bullet"/>
      <w:lvlText w:val=""/>
      <w:lvlJc w:val="left"/>
      <w:pPr>
        <w:ind w:left="2880" w:hanging="360"/>
      </w:pPr>
      <w:rPr>
        <w:rFonts w:hint="default" w:ascii="Symbol" w:hAnsi="Symbol"/>
      </w:rPr>
    </w:lvl>
    <w:lvl w:ilvl="4" w:tplc="F88482C6">
      <w:start w:val="1"/>
      <w:numFmt w:val="bullet"/>
      <w:lvlText w:val="o"/>
      <w:lvlJc w:val="left"/>
      <w:pPr>
        <w:ind w:left="3600" w:hanging="360"/>
      </w:pPr>
      <w:rPr>
        <w:rFonts w:hint="default" w:ascii="Courier New" w:hAnsi="Courier New"/>
      </w:rPr>
    </w:lvl>
    <w:lvl w:ilvl="5" w:tplc="62F855A0">
      <w:start w:val="1"/>
      <w:numFmt w:val="bullet"/>
      <w:lvlText w:val=""/>
      <w:lvlJc w:val="left"/>
      <w:pPr>
        <w:ind w:left="4320" w:hanging="360"/>
      </w:pPr>
      <w:rPr>
        <w:rFonts w:hint="default" w:ascii="Wingdings" w:hAnsi="Wingdings"/>
      </w:rPr>
    </w:lvl>
    <w:lvl w:ilvl="6" w:tplc="3902860E">
      <w:start w:val="1"/>
      <w:numFmt w:val="bullet"/>
      <w:lvlText w:val=""/>
      <w:lvlJc w:val="left"/>
      <w:pPr>
        <w:ind w:left="5040" w:hanging="360"/>
      </w:pPr>
      <w:rPr>
        <w:rFonts w:hint="default" w:ascii="Symbol" w:hAnsi="Symbol"/>
      </w:rPr>
    </w:lvl>
    <w:lvl w:ilvl="7" w:tplc="3D3CB592">
      <w:start w:val="1"/>
      <w:numFmt w:val="bullet"/>
      <w:lvlText w:val="o"/>
      <w:lvlJc w:val="left"/>
      <w:pPr>
        <w:ind w:left="5760" w:hanging="360"/>
      </w:pPr>
      <w:rPr>
        <w:rFonts w:hint="default" w:ascii="Courier New" w:hAnsi="Courier New"/>
      </w:rPr>
    </w:lvl>
    <w:lvl w:ilvl="8" w:tplc="44307C3A">
      <w:start w:val="1"/>
      <w:numFmt w:val="bullet"/>
      <w:lvlText w:val=""/>
      <w:lvlJc w:val="left"/>
      <w:pPr>
        <w:ind w:left="6480" w:hanging="360"/>
      </w:pPr>
      <w:rPr>
        <w:rFonts w:hint="default" w:ascii="Wingdings" w:hAnsi="Wingdings"/>
      </w:rPr>
    </w:lvl>
  </w:abstractNum>
  <w:abstractNum w:abstractNumId="22" w15:restartNumberingAfterBreak="0">
    <w:nsid w:val="459E0C0E"/>
    <w:multiLevelType w:val="multilevel"/>
    <w:tmpl w:val="52B096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3" w15:restartNumberingAfterBreak="0">
    <w:nsid w:val="471B5FF9"/>
    <w:multiLevelType w:val="hybridMultilevel"/>
    <w:tmpl w:val="7EA859BE"/>
    <w:lvl w:ilvl="0" w:tplc="245AFFF2">
      <w:start w:val="5"/>
      <w:numFmt w:val="decimal"/>
      <w:lvlText w:val="%1."/>
      <w:lvlJc w:val="left"/>
      <w:pPr>
        <w:ind w:left="720" w:hanging="360"/>
      </w:pPr>
    </w:lvl>
    <w:lvl w:ilvl="1" w:tplc="7ABA95A0">
      <w:start w:val="1"/>
      <w:numFmt w:val="lowerLetter"/>
      <w:lvlText w:val="%2."/>
      <w:lvlJc w:val="left"/>
      <w:pPr>
        <w:ind w:left="1440" w:hanging="360"/>
      </w:pPr>
    </w:lvl>
    <w:lvl w:ilvl="2" w:tplc="8258D608">
      <w:start w:val="1"/>
      <w:numFmt w:val="lowerRoman"/>
      <w:lvlText w:val="%3."/>
      <w:lvlJc w:val="right"/>
      <w:pPr>
        <w:ind w:left="2160" w:hanging="180"/>
      </w:pPr>
    </w:lvl>
    <w:lvl w:ilvl="3" w:tplc="82662148">
      <w:start w:val="1"/>
      <w:numFmt w:val="decimal"/>
      <w:lvlText w:val="%4."/>
      <w:lvlJc w:val="left"/>
      <w:pPr>
        <w:ind w:left="2880" w:hanging="360"/>
      </w:pPr>
    </w:lvl>
    <w:lvl w:ilvl="4" w:tplc="1FF44490">
      <w:start w:val="1"/>
      <w:numFmt w:val="lowerLetter"/>
      <w:lvlText w:val="%5."/>
      <w:lvlJc w:val="left"/>
      <w:pPr>
        <w:ind w:left="3600" w:hanging="360"/>
      </w:pPr>
    </w:lvl>
    <w:lvl w:ilvl="5" w:tplc="B97081C0">
      <w:start w:val="1"/>
      <w:numFmt w:val="lowerRoman"/>
      <w:lvlText w:val="%6."/>
      <w:lvlJc w:val="right"/>
      <w:pPr>
        <w:ind w:left="4320" w:hanging="180"/>
      </w:pPr>
    </w:lvl>
    <w:lvl w:ilvl="6" w:tplc="3F9A80FC">
      <w:start w:val="1"/>
      <w:numFmt w:val="decimal"/>
      <w:lvlText w:val="%7."/>
      <w:lvlJc w:val="left"/>
      <w:pPr>
        <w:ind w:left="5040" w:hanging="360"/>
      </w:pPr>
    </w:lvl>
    <w:lvl w:ilvl="7" w:tplc="A48C02A6">
      <w:start w:val="1"/>
      <w:numFmt w:val="lowerLetter"/>
      <w:lvlText w:val="%8."/>
      <w:lvlJc w:val="left"/>
      <w:pPr>
        <w:ind w:left="5760" w:hanging="360"/>
      </w:pPr>
    </w:lvl>
    <w:lvl w:ilvl="8" w:tplc="03088128">
      <w:start w:val="1"/>
      <w:numFmt w:val="lowerRoman"/>
      <w:lvlText w:val="%9."/>
      <w:lvlJc w:val="right"/>
      <w:pPr>
        <w:ind w:left="6480" w:hanging="180"/>
      </w:pPr>
    </w:lvl>
  </w:abstractNum>
  <w:abstractNum w:abstractNumId="24" w15:restartNumberingAfterBreak="0">
    <w:nsid w:val="4EA151EE"/>
    <w:multiLevelType w:val="hybridMultilevel"/>
    <w:tmpl w:val="AAFADA6A"/>
    <w:lvl w:ilvl="0" w:tplc="C87001E8">
      <w:start w:val="1"/>
      <w:numFmt w:val="bullet"/>
      <w:lvlText w:val=""/>
      <w:lvlJc w:val="left"/>
      <w:pPr>
        <w:ind w:left="720" w:hanging="360"/>
      </w:pPr>
      <w:rPr>
        <w:rFonts w:hint="default" w:ascii="Symbol" w:hAnsi="Symbol"/>
      </w:rPr>
    </w:lvl>
    <w:lvl w:ilvl="1" w:tplc="6568CAAA">
      <w:start w:val="1"/>
      <w:numFmt w:val="bullet"/>
      <w:lvlText w:val="o"/>
      <w:lvlJc w:val="left"/>
      <w:pPr>
        <w:ind w:left="1440" w:hanging="360"/>
      </w:pPr>
      <w:rPr>
        <w:rFonts w:hint="default" w:ascii="Courier New" w:hAnsi="Courier New"/>
      </w:rPr>
    </w:lvl>
    <w:lvl w:ilvl="2" w:tplc="779E7398">
      <w:start w:val="1"/>
      <w:numFmt w:val="bullet"/>
      <w:lvlText w:val=""/>
      <w:lvlJc w:val="left"/>
      <w:pPr>
        <w:ind w:left="2160" w:hanging="360"/>
      </w:pPr>
      <w:rPr>
        <w:rFonts w:hint="default" w:ascii="Wingdings" w:hAnsi="Wingdings"/>
      </w:rPr>
    </w:lvl>
    <w:lvl w:ilvl="3" w:tplc="27D0D634">
      <w:start w:val="1"/>
      <w:numFmt w:val="bullet"/>
      <w:lvlText w:val=""/>
      <w:lvlJc w:val="left"/>
      <w:pPr>
        <w:ind w:left="2880" w:hanging="360"/>
      </w:pPr>
      <w:rPr>
        <w:rFonts w:hint="default" w:ascii="Symbol" w:hAnsi="Symbol"/>
      </w:rPr>
    </w:lvl>
    <w:lvl w:ilvl="4" w:tplc="3E327A20">
      <w:start w:val="1"/>
      <w:numFmt w:val="bullet"/>
      <w:lvlText w:val="o"/>
      <w:lvlJc w:val="left"/>
      <w:pPr>
        <w:ind w:left="3600" w:hanging="360"/>
      </w:pPr>
      <w:rPr>
        <w:rFonts w:hint="default" w:ascii="Courier New" w:hAnsi="Courier New"/>
      </w:rPr>
    </w:lvl>
    <w:lvl w:ilvl="5" w:tplc="7BAE3F88">
      <w:start w:val="1"/>
      <w:numFmt w:val="bullet"/>
      <w:lvlText w:val=""/>
      <w:lvlJc w:val="left"/>
      <w:pPr>
        <w:ind w:left="4320" w:hanging="360"/>
      </w:pPr>
      <w:rPr>
        <w:rFonts w:hint="default" w:ascii="Wingdings" w:hAnsi="Wingdings"/>
      </w:rPr>
    </w:lvl>
    <w:lvl w:ilvl="6" w:tplc="98DCB340">
      <w:start w:val="1"/>
      <w:numFmt w:val="bullet"/>
      <w:lvlText w:val=""/>
      <w:lvlJc w:val="left"/>
      <w:pPr>
        <w:ind w:left="5040" w:hanging="360"/>
      </w:pPr>
      <w:rPr>
        <w:rFonts w:hint="default" w:ascii="Symbol" w:hAnsi="Symbol"/>
      </w:rPr>
    </w:lvl>
    <w:lvl w:ilvl="7" w:tplc="34EA760C">
      <w:start w:val="1"/>
      <w:numFmt w:val="bullet"/>
      <w:lvlText w:val="o"/>
      <w:lvlJc w:val="left"/>
      <w:pPr>
        <w:ind w:left="5760" w:hanging="360"/>
      </w:pPr>
      <w:rPr>
        <w:rFonts w:hint="default" w:ascii="Courier New" w:hAnsi="Courier New"/>
      </w:rPr>
    </w:lvl>
    <w:lvl w:ilvl="8" w:tplc="405A15FC">
      <w:start w:val="1"/>
      <w:numFmt w:val="bullet"/>
      <w:lvlText w:val=""/>
      <w:lvlJc w:val="left"/>
      <w:pPr>
        <w:ind w:left="6480" w:hanging="360"/>
      </w:pPr>
      <w:rPr>
        <w:rFonts w:hint="default" w:ascii="Wingdings" w:hAnsi="Wingdings"/>
      </w:rPr>
    </w:lvl>
  </w:abstractNum>
  <w:abstractNum w:abstractNumId="25" w15:restartNumberingAfterBreak="0">
    <w:nsid w:val="59FBFA9A"/>
    <w:multiLevelType w:val="hybridMultilevel"/>
    <w:tmpl w:val="1F9271F4"/>
    <w:lvl w:ilvl="0" w:tplc="0F78CFB0">
      <w:start w:val="4"/>
      <w:numFmt w:val="decimal"/>
      <w:lvlText w:val="%1."/>
      <w:lvlJc w:val="left"/>
      <w:pPr>
        <w:ind w:left="720" w:hanging="360"/>
      </w:pPr>
    </w:lvl>
    <w:lvl w:ilvl="1" w:tplc="4880B086">
      <w:start w:val="1"/>
      <w:numFmt w:val="lowerLetter"/>
      <w:lvlText w:val="%2."/>
      <w:lvlJc w:val="left"/>
      <w:pPr>
        <w:ind w:left="1440" w:hanging="360"/>
      </w:pPr>
    </w:lvl>
    <w:lvl w:ilvl="2" w:tplc="962803A2">
      <w:start w:val="1"/>
      <w:numFmt w:val="lowerRoman"/>
      <w:lvlText w:val="%3."/>
      <w:lvlJc w:val="right"/>
      <w:pPr>
        <w:ind w:left="2160" w:hanging="180"/>
      </w:pPr>
    </w:lvl>
    <w:lvl w:ilvl="3" w:tplc="AAECBD86">
      <w:start w:val="1"/>
      <w:numFmt w:val="decimal"/>
      <w:lvlText w:val="%4."/>
      <w:lvlJc w:val="left"/>
      <w:pPr>
        <w:ind w:left="2880" w:hanging="360"/>
      </w:pPr>
    </w:lvl>
    <w:lvl w:ilvl="4" w:tplc="5BA8C512">
      <w:start w:val="1"/>
      <w:numFmt w:val="lowerLetter"/>
      <w:lvlText w:val="%5."/>
      <w:lvlJc w:val="left"/>
      <w:pPr>
        <w:ind w:left="3600" w:hanging="360"/>
      </w:pPr>
    </w:lvl>
    <w:lvl w:ilvl="5" w:tplc="B61E2652">
      <w:start w:val="1"/>
      <w:numFmt w:val="lowerRoman"/>
      <w:lvlText w:val="%6."/>
      <w:lvlJc w:val="right"/>
      <w:pPr>
        <w:ind w:left="4320" w:hanging="180"/>
      </w:pPr>
    </w:lvl>
    <w:lvl w:ilvl="6" w:tplc="6F2A176E">
      <w:start w:val="1"/>
      <w:numFmt w:val="decimal"/>
      <w:lvlText w:val="%7."/>
      <w:lvlJc w:val="left"/>
      <w:pPr>
        <w:ind w:left="5040" w:hanging="360"/>
      </w:pPr>
    </w:lvl>
    <w:lvl w:ilvl="7" w:tplc="30BC038A">
      <w:start w:val="1"/>
      <w:numFmt w:val="lowerLetter"/>
      <w:lvlText w:val="%8."/>
      <w:lvlJc w:val="left"/>
      <w:pPr>
        <w:ind w:left="5760" w:hanging="360"/>
      </w:pPr>
    </w:lvl>
    <w:lvl w:ilvl="8" w:tplc="33D4D4E6">
      <w:start w:val="1"/>
      <w:numFmt w:val="lowerRoman"/>
      <w:lvlText w:val="%9."/>
      <w:lvlJc w:val="right"/>
      <w:pPr>
        <w:ind w:left="6480" w:hanging="180"/>
      </w:pPr>
    </w:lvl>
  </w:abstractNum>
  <w:abstractNum w:abstractNumId="26" w15:restartNumberingAfterBreak="0">
    <w:nsid w:val="5AA7AFCB"/>
    <w:multiLevelType w:val="hybridMultilevel"/>
    <w:tmpl w:val="61FC718E"/>
    <w:lvl w:ilvl="0" w:tplc="CAE2D916">
      <w:start w:val="1"/>
      <w:numFmt w:val="bullet"/>
      <w:lvlText w:val=""/>
      <w:lvlJc w:val="left"/>
      <w:pPr>
        <w:ind w:left="720" w:hanging="360"/>
      </w:pPr>
      <w:rPr>
        <w:rFonts w:hint="default" w:ascii="Symbol" w:hAnsi="Symbol"/>
      </w:rPr>
    </w:lvl>
    <w:lvl w:ilvl="1" w:tplc="AE26992A">
      <w:start w:val="1"/>
      <w:numFmt w:val="bullet"/>
      <w:lvlText w:val="o"/>
      <w:lvlJc w:val="left"/>
      <w:pPr>
        <w:ind w:left="1440" w:hanging="360"/>
      </w:pPr>
      <w:rPr>
        <w:rFonts w:hint="default" w:ascii="Courier New" w:hAnsi="Courier New"/>
      </w:rPr>
    </w:lvl>
    <w:lvl w:ilvl="2" w:tplc="68CAA1E0">
      <w:start w:val="1"/>
      <w:numFmt w:val="bullet"/>
      <w:lvlText w:val=""/>
      <w:lvlJc w:val="left"/>
      <w:pPr>
        <w:ind w:left="2160" w:hanging="360"/>
      </w:pPr>
      <w:rPr>
        <w:rFonts w:hint="default" w:ascii="Wingdings" w:hAnsi="Wingdings"/>
      </w:rPr>
    </w:lvl>
    <w:lvl w:ilvl="3" w:tplc="7568AF96">
      <w:start w:val="1"/>
      <w:numFmt w:val="bullet"/>
      <w:lvlText w:val=""/>
      <w:lvlJc w:val="left"/>
      <w:pPr>
        <w:ind w:left="2880" w:hanging="360"/>
      </w:pPr>
      <w:rPr>
        <w:rFonts w:hint="default" w:ascii="Symbol" w:hAnsi="Symbol"/>
      </w:rPr>
    </w:lvl>
    <w:lvl w:ilvl="4" w:tplc="ABD46A24">
      <w:start w:val="1"/>
      <w:numFmt w:val="bullet"/>
      <w:lvlText w:val="o"/>
      <w:lvlJc w:val="left"/>
      <w:pPr>
        <w:ind w:left="3600" w:hanging="360"/>
      </w:pPr>
      <w:rPr>
        <w:rFonts w:hint="default" w:ascii="Courier New" w:hAnsi="Courier New"/>
      </w:rPr>
    </w:lvl>
    <w:lvl w:ilvl="5" w:tplc="79DC68AC">
      <w:start w:val="1"/>
      <w:numFmt w:val="bullet"/>
      <w:lvlText w:val=""/>
      <w:lvlJc w:val="left"/>
      <w:pPr>
        <w:ind w:left="4320" w:hanging="360"/>
      </w:pPr>
      <w:rPr>
        <w:rFonts w:hint="default" w:ascii="Wingdings" w:hAnsi="Wingdings"/>
      </w:rPr>
    </w:lvl>
    <w:lvl w:ilvl="6" w:tplc="0C986C18">
      <w:start w:val="1"/>
      <w:numFmt w:val="bullet"/>
      <w:lvlText w:val=""/>
      <w:lvlJc w:val="left"/>
      <w:pPr>
        <w:ind w:left="5040" w:hanging="360"/>
      </w:pPr>
      <w:rPr>
        <w:rFonts w:hint="default" w:ascii="Symbol" w:hAnsi="Symbol"/>
      </w:rPr>
    </w:lvl>
    <w:lvl w:ilvl="7" w:tplc="4978FAB8">
      <w:start w:val="1"/>
      <w:numFmt w:val="bullet"/>
      <w:lvlText w:val="o"/>
      <w:lvlJc w:val="left"/>
      <w:pPr>
        <w:ind w:left="5760" w:hanging="360"/>
      </w:pPr>
      <w:rPr>
        <w:rFonts w:hint="default" w:ascii="Courier New" w:hAnsi="Courier New"/>
      </w:rPr>
    </w:lvl>
    <w:lvl w:ilvl="8" w:tplc="F716A0BA">
      <w:start w:val="1"/>
      <w:numFmt w:val="bullet"/>
      <w:lvlText w:val=""/>
      <w:lvlJc w:val="left"/>
      <w:pPr>
        <w:ind w:left="6480" w:hanging="360"/>
      </w:pPr>
      <w:rPr>
        <w:rFonts w:hint="default" w:ascii="Wingdings" w:hAnsi="Wingdings"/>
      </w:rPr>
    </w:lvl>
  </w:abstractNum>
  <w:abstractNum w:abstractNumId="27" w15:restartNumberingAfterBreak="0">
    <w:nsid w:val="5B26B0F6"/>
    <w:multiLevelType w:val="hybridMultilevel"/>
    <w:tmpl w:val="20C80D50"/>
    <w:lvl w:ilvl="0" w:tplc="002A9408">
      <w:start w:val="1"/>
      <w:numFmt w:val="bullet"/>
      <w:lvlText w:val=""/>
      <w:lvlJc w:val="left"/>
      <w:pPr>
        <w:ind w:left="720" w:hanging="360"/>
      </w:pPr>
      <w:rPr>
        <w:rFonts w:hint="default" w:ascii="Symbol" w:hAnsi="Symbol"/>
      </w:rPr>
    </w:lvl>
    <w:lvl w:ilvl="1" w:tplc="71A661EC">
      <w:start w:val="1"/>
      <w:numFmt w:val="bullet"/>
      <w:lvlText w:val="o"/>
      <w:lvlJc w:val="left"/>
      <w:pPr>
        <w:ind w:left="1440" w:hanging="360"/>
      </w:pPr>
      <w:rPr>
        <w:rFonts w:hint="default" w:ascii="Courier New" w:hAnsi="Courier New"/>
      </w:rPr>
    </w:lvl>
    <w:lvl w:ilvl="2" w:tplc="03D8F298">
      <w:start w:val="1"/>
      <w:numFmt w:val="bullet"/>
      <w:lvlText w:val=""/>
      <w:lvlJc w:val="left"/>
      <w:pPr>
        <w:ind w:left="2160" w:hanging="360"/>
      </w:pPr>
      <w:rPr>
        <w:rFonts w:hint="default" w:ascii="Wingdings" w:hAnsi="Wingdings"/>
      </w:rPr>
    </w:lvl>
    <w:lvl w:ilvl="3" w:tplc="33662CBE">
      <w:start w:val="1"/>
      <w:numFmt w:val="bullet"/>
      <w:lvlText w:val=""/>
      <w:lvlJc w:val="left"/>
      <w:pPr>
        <w:ind w:left="2880" w:hanging="360"/>
      </w:pPr>
      <w:rPr>
        <w:rFonts w:hint="default" w:ascii="Symbol" w:hAnsi="Symbol"/>
      </w:rPr>
    </w:lvl>
    <w:lvl w:ilvl="4" w:tplc="EBBC320E">
      <w:start w:val="1"/>
      <w:numFmt w:val="bullet"/>
      <w:lvlText w:val="o"/>
      <w:lvlJc w:val="left"/>
      <w:pPr>
        <w:ind w:left="3600" w:hanging="360"/>
      </w:pPr>
      <w:rPr>
        <w:rFonts w:hint="default" w:ascii="Courier New" w:hAnsi="Courier New"/>
      </w:rPr>
    </w:lvl>
    <w:lvl w:ilvl="5" w:tplc="B0984E4E">
      <w:start w:val="1"/>
      <w:numFmt w:val="bullet"/>
      <w:lvlText w:val=""/>
      <w:lvlJc w:val="left"/>
      <w:pPr>
        <w:ind w:left="4320" w:hanging="360"/>
      </w:pPr>
      <w:rPr>
        <w:rFonts w:hint="default" w:ascii="Wingdings" w:hAnsi="Wingdings"/>
      </w:rPr>
    </w:lvl>
    <w:lvl w:ilvl="6" w:tplc="83306934">
      <w:start w:val="1"/>
      <w:numFmt w:val="bullet"/>
      <w:lvlText w:val=""/>
      <w:lvlJc w:val="left"/>
      <w:pPr>
        <w:ind w:left="5040" w:hanging="360"/>
      </w:pPr>
      <w:rPr>
        <w:rFonts w:hint="default" w:ascii="Symbol" w:hAnsi="Symbol"/>
      </w:rPr>
    </w:lvl>
    <w:lvl w:ilvl="7" w:tplc="5400154C">
      <w:start w:val="1"/>
      <w:numFmt w:val="bullet"/>
      <w:lvlText w:val="o"/>
      <w:lvlJc w:val="left"/>
      <w:pPr>
        <w:ind w:left="5760" w:hanging="360"/>
      </w:pPr>
      <w:rPr>
        <w:rFonts w:hint="default" w:ascii="Courier New" w:hAnsi="Courier New"/>
      </w:rPr>
    </w:lvl>
    <w:lvl w:ilvl="8" w:tplc="81AACDF0">
      <w:start w:val="1"/>
      <w:numFmt w:val="bullet"/>
      <w:lvlText w:val=""/>
      <w:lvlJc w:val="left"/>
      <w:pPr>
        <w:ind w:left="6480" w:hanging="360"/>
      </w:pPr>
      <w:rPr>
        <w:rFonts w:hint="default" w:ascii="Wingdings" w:hAnsi="Wingdings"/>
      </w:rPr>
    </w:lvl>
  </w:abstractNum>
  <w:abstractNum w:abstractNumId="28" w15:restartNumberingAfterBreak="0">
    <w:nsid w:val="5F3DEC9D"/>
    <w:multiLevelType w:val="hybridMultilevel"/>
    <w:tmpl w:val="31387CFE"/>
    <w:lvl w:ilvl="0" w:tplc="88884A44">
      <w:start w:val="1"/>
      <w:numFmt w:val="bullet"/>
      <w:lvlText w:val=""/>
      <w:lvlJc w:val="left"/>
      <w:pPr>
        <w:ind w:left="720" w:hanging="360"/>
      </w:pPr>
      <w:rPr>
        <w:rFonts w:hint="default" w:ascii="Symbol" w:hAnsi="Symbol"/>
      </w:rPr>
    </w:lvl>
    <w:lvl w:ilvl="1" w:tplc="623E49EA">
      <w:start w:val="1"/>
      <w:numFmt w:val="bullet"/>
      <w:lvlText w:val="o"/>
      <w:lvlJc w:val="left"/>
      <w:pPr>
        <w:ind w:left="1440" w:hanging="360"/>
      </w:pPr>
      <w:rPr>
        <w:rFonts w:hint="default" w:ascii="Courier New" w:hAnsi="Courier New"/>
      </w:rPr>
    </w:lvl>
    <w:lvl w:ilvl="2" w:tplc="EF427322">
      <w:start w:val="1"/>
      <w:numFmt w:val="bullet"/>
      <w:lvlText w:val=""/>
      <w:lvlJc w:val="left"/>
      <w:pPr>
        <w:ind w:left="2160" w:hanging="360"/>
      </w:pPr>
      <w:rPr>
        <w:rFonts w:hint="default" w:ascii="Wingdings" w:hAnsi="Wingdings"/>
      </w:rPr>
    </w:lvl>
    <w:lvl w:ilvl="3" w:tplc="56381FA0">
      <w:start w:val="1"/>
      <w:numFmt w:val="bullet"/>
      <w:lvlText w:val=""/>
      <w:lvlJc w:val="left"/>
      <w:pPr>
        <w:ind w:left="2880" w:hanging="360"/>
      </w:pPr>
      <w:rPr>
        <w:rFonts w:hint="default" w:ascii="Symbol" w:hAnsi="Symbol"/>
      </w:rPr>
    </w:lvl>
    <w:lvl w:ilvl="4" w:tplc="9A621620">
      <w:start w:val="1"/>
      <w:numFmt w:val="bullet"/>
      <w:lvlText w:val="o"/>
      <w:lvlJc w:val="left"/>
      <w:pPr>
        <w:ind w:left="3600" w:hanging="360"/>
      </w:pPr>
      <w:rPr>
        <w:rFonts w:hint="default" w:ascii="Courier New" w:hAnsi="Courier New"/>
      </w:rPr>
    </w:lvl>
    <w:lvl w:ilvl="5" w:tplc="1472CE5A">
      <w:start w:val="1"/>
      <w:numFmt w:val="bullet"/>
      <w:lvlText w:val=""/>
      <w:lvlJc w:val="left"/>
      <w:pPr>
        <w:ind w:left="4320" w:hanging="360"/>
      </w:pPr>
      <w:rPr>
        <w:rFonts w:hint="default" w:ascii="Wingdings" w:hAnsi="Wingdings"/>
      </w:rPr>
    </w:lvl>
    <w:lvl w:ilvl="6" w:tplc="F11A0574">
      <w:start w:val="1"/>
      <w:numFmt w:val="bullet"/>
      <w:lvlText w:val=""/>
      <w:lvlJc w:val="left"/>
      <w:pPr>
        <w:ind w:left="5040" w:hanging="360"/>
      </w:pPr>
      <w:rPr>
        <w:rFonts w:hint="default" w:ascii="Symbol" w:hAnsi="Symbol"/>
      </w:rPr>
    </w:lvl>
    <w:lvl w:ilvl="7" w:tplc="B6AC7762">
      <w:start w:val="1"/>
      <w:numFmt w:val="bullet"/>
      <w:lvlText w:val="o"/>
      <w:lvlJc w:val="left"/>
      <w:pPr>
        <w:ind w:left="5760" w:hanging="360"/>
      </w:pPr>
      <w:rPr>
        <w:rFonts w:hint="default" w:ascii="Courier New" w:hAnsi="Courier New"/>
      </w:rPr>
    </w:lvl>
    <w:lvl w:ilvl="8" w:tplc="7BAAA49A">
      <w:start w:val="1"/>
      <w:numFmt w:val="bullet"/>
      <w:lvlText w:val=""/>
      <w:lvlJc w:val="left"/>
      <w:pPr>
        <w:ind w:left="6480" w:hanging="360"/>
      </w:pPr>
      <w:rPr>
        <w:rFonts w:hint="default" w:ascii="Wingdings" w:hAnsi="Wingdings"/>
      </w:rPr>
    </w:lvl>
  </w:abstractNum>
  <w:abstractNum w:abstractNumId="29" w15:restartNumberingAfterBreak="0">
    <w:nsid w:val="603195A2"/>
    <w:multiLevelType w:val="hybridMultilevel"/>
    <w:tmpl w:val="637E4E88"/>
    <w:lvl w:ilvl="0" w:tplc="20C6AC34">
      <w:start w:val="1"/>
      <w:numFmt w:val="bullet"/>
      <w:lvlText w:val=""/>
      <w:lvlJc w:val="left"/>
      <w:pPr>
        <w:ind w:left="720" w:hanging="360"/>
      </w:pPr>
      <w:rPr>
        <w:rFonts w:hint="default" w:ascii="Symbol" w:hAnsi="Symbol"/>
      </w:rPr>
    </w:lvl>
    <w:lvl w:ilvl="1" w:tplc="BAF61C14">
      <w:start w:val="1"/>
      <w:numFmt w:val="bullet"/>
      <w:lvlText w:val="o"/>
      <w:lvlJc w:val="left"/>
      <w:pPr>
        <w:ind w:left="1440" w:hanging="360"/>
      </w:pPr>
      <w:rPr>
        <w:rFonts w:hint="default" w:ascii="Courier New" w:hAnsi="Courier New"/>
      </w:rPr>
    </w:lvl>
    <w:lvl w:ilvl="2" w:tplc="729C5A12">
      <w:start w:val="1"/>
      <w:numFmt w:val="bullet"/>
      <w:lvlText w:val=""/>
      <w:lvlJc w:val="left"/>
      <w:pPr>
        <w:ind w:left="2160" w:hanging="360"/>
      </w:pPr>
      <w:rPr>
        <w:rFonts w:hint="default" w:ascii="Wingdings" w:hAnsi="Wingdings"/>
      </w:rPr>
    </w:lvl>
    <w:lvl w:ilvl="3" w:tplc="E41482E8">
      <w:start w:val="1"/>
      <w:numFmt w:val="bullet"/>
      <w:lvlText w:val=""/>
      <w:lvlJc w:val="left"/>
      <w:pPr>
        <w:ind w:left="2880" w:hanging="360"/>
      </w:pPr>
      <w:rPr>
        <w:rFonts w:hint="default" w:ascii="Symbol" w:hAnsi="Symbol"/>
      </w:rPr>
    </w:lvl>
    <w:lvl w:ilvl="4" w:tplc="7940229C">
      <w:start w:val="1"/>
      <w:numFmt w:val="bullet"/>
      <w:lvlText w:val="o"/>
      <w:lvlJc w:val="left"/>
      <w:pPr>
        <w:ind w:left="3600" w:hanging="360"/>
      </w:pPr>
      <w:rPr>
        <w:rFonts w:hint="default" w:ascii="Courier New" w:hAnsi="Courier New"/>
      </w:rPr>
    </w:lvl>
    <w:lvl w:ilvl="5" w:tplc="2E0CFB48">
      <w:start w:val="1"/>
      <w:numFmt w:val="bullet"/>
      <w:lvlText w:val=""/>
      <w:lvlJc w:val="left"/>
      <w:pPr>
        <w:ind w:left="4320" w:hanging="360"/>
      </w:pPr>
      <w:rPr>
        <w:rFonts w:hint="default" w:ascii="Wingdings" w:hAnsi="Wingdings"/>
      </w:rPr>
    </w:lvl>
    <w:lvl w:ilvl="6" w:tplc="BF5A7A2C">
      <w:start w:val="1"/>
      <w:numFmt w:val="bullet"/>
      <w:lvlText w:val=""/>
      <w:lvlJc w:val="left"/>
      <w:pPr>
        <w:ind w:left="5040" w:hanging="360"/>
      </w:pPr>
      <w:rPr>
        <w:rFonts w:hint="default" w:ascii="Symbol" w:hAnsi="Symbol"/>
      </w:rPr>
    </w:lvl>
    <w:lvl w:ilvl="7" w:tplc="4DECD914">
      <w:start w:val="1"/>
      <w:numFmt w:val="bullet"/>
      <w:lvlText w:val="o"/>
      <w:lvlJc w:val="left"/>
      <w:pPr>
        <w:ind w:left="5760" w:hanging="360"/>
      </w:pPr>
      <w:rPr>
        <w:rFonts w:hint="default" w:ascii="Courier New" w:hAnsi="Courier New"/>
      </w:rPr>
    </w:lvl>
    <w:lvl w:ilvl="8" w:tplc="5F628C26">
      <w:start w:val="1"/>
      <w:numFmt w:val="bullet"/>
      <w:lvlText w:val=""/>
      <w:lvlJc w:val="left"/>
      <w:pPr>
        <w:ind w:left="6480" w:hanging="360"/>
      </w:pPr>
      <w:rPr>
        <w:rFonts w:hint="default" w:ascii="Wingdings" w:hAnsi="Wingdings"/>
      </w:rPr>
    </w:lvl>
  </w:abstractNum>
  <w:abstractNum w:abstractNumId="30" w15:restartNumberingAfterBreak="0">
    <w:nsid w:val="60DE34AD"/>
    <w:multiLevelType w:val="hybridMultilevel"/>
    <w:tmpl w:val="A76C8774"/>
    <w:lvl w:ilvl="0" w:tplc="D54A3330">
      <w:start w:val="1"/>
      <w:numFmt w:val="bullet"/>
      <w:lvlText w:val=""/>
      <w:lvlJc w:val="left"/>
      <w:pPr>
        <w:ind w:left="720" w:hanging="360"/>
      </w:pPr>
      <w:rPr>
        <w:rFonts w:hint="default" w:ascii="Symbol" w:hAnsi="Symbol"/>
      </w:rPr>
    </w:lvl>
    <w:lvl w:ilvl="1" w:tplc="3C6EC260">
      <w:start w:val="1"/>
      <w:numFmt w:val="bullet"/>
      <w:lvlText w:val="o"/>
      <w:lvlJc w:val="left"/>
      <w:pPr>
        <w:ind w:left="1440" w:hanging="360"/>
      </w:pPr>
      <w:rPr>
        <w:rFonts w:hint="default" w:ascii="Courier New" w:hAnsi="Courier New"/>
      </w:rPr>
    </w:lvl>
    <w:lvl w:ilvl="2" w:tplc="4EA47940">
      <w:start w:val="1"/>
      <w:numFmt w:val="bullet"/>
      <w:lvlText w:val=""/>
      <w:lvlJc w:val="left"/>
      <w:pPr>
        <w:ind w:left="2160" w:hanging="360"/>
      </w:pPr>
      <w:rPr>
        <w:rFonts w:hint="default" w:ascii="Wingdings" w:hAnsi="Wingdings"/>
      </w:rPr>
    </w:lvl>
    <w:lvl w:ilvl="3" w:tplc="FF76F756">
      <w:start w:val="1"/>
      <w:numFmt w:val="bullet"/>
      <w:lvlText w:val=""/>
      <w:lvlJc w:val="left"/>
      <w:pPr>
        <w:ind w:left="2880" w:hanging="360"/>
      </w:pPr>
      <w:rPr>
        <w:rFonts w:hint="default" w:ascii="Symbol" w:hAnsi="Symbol"/>
      </w:rPr>
    </w:lvl>
    <w:lvl w:ilvl="4" w:tplc="5A609A5C">
      <w:start w:val="1"/>
      <w:numFmt w:val="bullet"/>
      <w:lvlText w:val="o"/>
      <w:lvlJc w:val="left"/>
      <w:pPr>
        <w:ind w:left="3600" w:hanging="360"/>
      </w:pPr>
      <w:rPr>
        <w:rFonts w:hint="default" w:ascii="Courier New" w:hAnsi="Courier New"/>
      </w:rPr>
    </w:lvl>
    <w:lvl w:ilvl="5" w:tplc="23860D44">
      <w:start w:val="1"/>
      <w:numFmt w:val="bullet"/>
      <w:lvlText w:val=""/>
      <w:lvlJc w:val="left"/>
      <w:pPr>
        <w:ind w:left="4320" w:hanging="360"/>
      </w:pPr>
      <w:rPr>
        <w:rFonts w:hint="default" w:ascii="Wingdings" w:hAnsi="Wingdings"/>
      </w:rPr>
    </w:lvl>
    <w:lvl w:ilvl="6" w:tplc="2834AC56">
      <w:start w:val="1"/>
      <w:numFmt w:val="bullet"/>
      <w:lvlText w:val=""/>
      <w:lvlJc w:val="left"/>
      <w:pPr>
        <w:ind w:left="5040" w:hanging="360"/>
      </w:pPr>
      <w:rPr>
        <w:rFonts w:hint="default" w:ascii="Symbol" w:hAnsi="Symbol"/>
      </w:rPr>
    </w:lvl>
    <w:lvl w:ilvl="7" w:tplc="F510EDFA">
      <w:start w:val="1"/>
      <w:numFmt w:val="bullet"/>
      <w:lvlText w:val="o"/>
      <w:lvlJc w:val="left"/>
      <w:pPr>
        <w:ind w:left="5760" w:hanging="360"/>
      </w:pPr>
      <w:rPr>
        <w:rFonts w:hint="default" w:ascii="Courier New" w:hAnsi="Courier New"/>
      </w:rPr>
    </w:lvl>
    <w:lvl w:ilvl="8" w:tplc="3A80B4FC">
      <w:start w:val="1"/>
      <w:numFmt w:val="bullet"/>
      <w:lvlText w:val=""/>
      <w:lvlJc w:val="left"/>
      <w:pPr>
        <w:ind w:left="6480" w:hanging="360"/>
      </w:pPr>
      <w:rPr>
        <w:rFonts w:hint="default" w:ascii="Wingdings" w:hAnsi="Wingdings"/>
      </w:rPr>
    </w:lvl>
  </w:abstractNum>
  <w:abstractNum w:abstractNumId="31" w15:restartNumberingAfterBreak="0">
    <w:nsid w:val="68EC8BFA"/>
    <w:multiLevelType w:val="hybridMultilevel"/>
    <w:tmpl w:val="B06CAD20"/>
    <w:lvl w:ilvl="0" w:tplc="3006D3FA">
      <w:start w:val="1"/>
      <w:numFmt w:val="bullet"/>
      <w:lvlText w:val=""/>
      <w:lvlJc w:val="left"/>
      <w:pPr>
        <w:ind w:left="720" w:hanging="360"/>
      </w:pPr>
      <w:rPr>
        <w:rFonts w:hint="default" w:ascii="Symbol" w:hAnsi="Symbol"/>
      </w:rPr>
    </w:lvl>
    <w:lvl w:ilvl="1" w:tplc="C3C636AA">
      <w:start w:val="1"/>
      <w:numFmt w:val="bullet"/>
      <w:lvlText w:val="o"/>
      <w:lvlJc w:val="left"/>
      <w:pPr>
        <w:ind w:left="1440" w:hanging="360"/>
      </w:pPr>
      <w:rPr>
        <w:rFonts w:hint="default" w:ascii="Courier New" w:hAnsi="Courier New"/>
      </w:rPr>
    </w:lvl>
    <w:lvl w:ilvl="2" w:tplc="67B051AC">
      <w:start w:val="1"/>
      <w:numFmt w:val="bullet"/>
      <w:lvlText w:val=""/>
      <w:lvlJc w:val="left"/>
      <w:pPr>
        <w:ind w:left="2160" w:hanging="360"/>
      </w:pPr>
      <w:rPr>
        <w:rFonts w:hint="default" w:ascii="Wingdings" w:hAnsi="Wingdings"/>
      </w:rPr>
    </w:lvl>
    <w:lvl w:ilvl="3" w:tplc="B8DC6C32">
      <w:start w:val="1"/>
      <w:numFmt w:val="bullet"/>
      <w:lvlText w:val=""/>
      <w:lvlJc w:val="left"/>
      <w:pPr>
        <w:ind w:left="2880" w:hanging="360"/>
      </w:pPr>
      <w:rPr>
        <w:rFonts w:hint="default" w:ascii="Symbol" w:hAnsi="Symbol"/>
      </w:rPr>
    </w:lvl>
    <w:lvl w:ilvl="4" w:tplc="2AF206E4">
      <w:start w:val="1"/>
      <w:numFmt w:val="bullet"/>
      <w:lvlText w:val="o"/>
      <w:lvlJc w:val="left"/>
      <w:pPr>
        <w:ind w:left="3600" w:hanging="360"/>
      </w:pPr>
      <w:rPr>
        <w:rFonts w:hint="default" w:ascii="Courier New" w:hAnsi="Courier New"/>
      </w:rPr>
    </w:lvl>
    <w:lvl w:ilvl="5" w:tplc="D0560596">
      <w:start w:val="1"/>
      <w:numFmt w:val="bullet"/>
      <w:lvlText w:val=""/>
      <w:lvlJc w:val="left"/>
      <w:pPr>
        <w:ind w:left="4320" w:hanging="360"/>
      </w:pPr>
      <w:rPr>
        <w:rFonts w:hint="default" w:ascii="Wingdings" w:hAnsi="Wingdings"/>
      </w:rPr>
    </w:lvl>
    <w:lvl w:ilvl="6" w:tplc="8B90AE0C">
      <w:start w:val="1"/>
      <w:numFmt w:val="bullet"/>
      <w:lvlText w:val=""/>
      <w:lvlJc w:val="left"/>
      <w:pPr>
        <w:ind w:left="5040" w:hanging="360"/>
      </w:pPr>
      <w:rPr>
        <w:rFonts w:hint="default" w:ascii="Symbol" w:hAnsi="Symbol"/>
      </w:rPr>
    </w:lvl>
    <w:lvl w:ilvl="7" w:tplc="A05451EA">
      <w:start w:val="1"/>
      <w:numFmt w:val="bullet"/>
      <w:lvlText w:val="o"/>
      <w:lvlJc w:val="left"/>
      <w:pPr>
        <w:ind w:left="5760" w:hanging="360"/>
      </w:pPr>
      <w:rPr>
        <w:rFonts w:hint="default" w:ascii="Courier New" w:hAnsi="Courier New"/>
      </w:rPr>
    </w:lvl>
    <w:lvl w:ilvl="8" w:tplc="FF027632">
      <w:start w:val="1"/>
      <w:numFmt w:val="bullet"/>
      <w:lvlText w:val=""/>
      <w:lvlJc w:val="left"/>
      <w:pPr>
        <w:ind w:left="6480" w:hanging="360"/>
      </w:pPr>
      <w:rPr>
        <w:rFonts w:hint="default" w:ascii="Wingdings" w:hAnsi="Wingdings"/>
      </w:rPr>
    </w:lvl>
  </w:abstractNum>
  <w:abstractNum w:abstractNumId="32" w15:restartNumberingAfterBreak="0">
    <w:nsid w:val="69263248"/>
    <w:multiLevelType w:val="hybridMultilevel"/>
    <w:tmpl w:val="4F36347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3" w15:restartNumberingAfterBreak="0">
    <w:nsid w:val="6C931B0D"/>
    <w:multiLevelType w:val="multilevel"/>
    <w:tmpl w:val="E33AC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0672FC"/>
    <w:multiLevelType w:val="hybridMultilevel"/>
    <w:tmpl w:val="E7A2C3A2"/>
    <w:lvl w:ilvl="0" w:tplc="B3787E76">
      <w:start w:val="1"/>
      <w:numFmt w:val="bullet"/>
      <w:lvlText w:val=""/>
      <w:lvlJc w:val="left"/>
      <w:pPr>
        <w:ind w:left="720" w:hanging="360"/>
      </w:pPr>
      <w:rPr>
        <w:rFonts w:hint="default" w:ascii="Symbol" w:hAnsi="Symbol"/>
      </w:rPr>
    </w:lvl>
    <w:lvl w:ilvl="1" w:tplc="D33676B2">
      <w:start w:val="1"/>
      <w:numFmt w:val="bullet"/>
      <w:lvlText w:val="o"/>
      <w:lvlJc w:val="left"/>
      <w:pPr>
        <w:ind w:left="1440" w:hanging="360"/>
      </w:pPr>
      <w:rPr>
        <w:rFonts w:hint="default" w:ascii="Courier New" w:hAnsi="Courier New"/>
      </w:rPr>
    </w:lvl>
    <w:lvl w:ilvl="2" w:tplc="27568170">
      <w:start w:val="1"/>
      <w:numFmt w:val="bullet"/>
      <w:lvlText w:val=""/>
      <w:lvlJc w:val="left"/>
      <w:pPr>
        <w:ind w:left="2160" w:hanging="360"/>
      </w:pPr>
      <w:rPr>
        <w:rFonts w:hint="default" w:ascii="Wingdings" w:hAnsi="Wingdings"/>
      </w:rPr>
    </w:lvl>
    <w:lvl w:ilvl="3" w:tplc="0D585F7C">
      <w:start w:val="1"/>
      <w:numFmt w:val="bullet"/>
      <w:lvlText w:val=""/>
      <w:lvlJc w:val="left"/>
      <w:pPr>
        <w:ind w:left="2880" w:hanging="360"/>
      </w:pPr>
      <w:rPr>
        <w:rFonts w:hint="default" w:ascii="Symbol" w:hAnsi="Symbol"/>
      </w:rPr>
    </w:lvl>
    <w:lvl w:ilvl="4" w:tplc="952433D0">
      <w:start w:val="1"/>
      <w:numFmt w:val="bullet"/>
      <w:lvlText w:val="o"/>
      <w:lvlJc w:val="left"/>
      <w:pPr>
        <w:ind w:left="3600" w:hanging="360"/>
      </w:pPr>
      <w:rPr>
        <w:rFonts w:hint="default" w:ascii="Courier New" w:hAnsi="Courier New"/>
      </w:rPr>
    </w:lvl>
    <w:lvl w:ilvl="5" w:tplc="FFD88820">
      <w:start w:val="1"/>
      <w:numFmt w:val="bullet"/>
      <w:lvlText w:val=""/>
      <w:lvlJc w:val="left"/>
      <w:pPr>
        <w:ind w:left="4320" w:hanging="360"/>
      </w:pPr>
      <w:rPr>
        <w:rFonts w:hint="default" w:ascii="Wingdings" w:hAnsi="Wingdings"/>
      </w:rPr>
    </w:lvl>
    <w:lvl w:ilvl="6" w:tplc="B82CF1AE">
      <w:start w:val="1"/>
      <w:numFmt w:val="bullet"/>
      <w:lvlText w:val=""/>
      <w:lvlJc w:val="left"/>
      <w:pPr>
        <w:ind w:left="5040" w:hanging="360"/>
      </w:pPr>
      <w:rPr>
        <w:rFonts w:hint="default" w:ascii="Symbol" w:hAnsi="Symbol"/>
      </w:rPr>
    </w:lvl>
    <w:lvl w:ilvl="7" w:tplc="31DC1D60">
      <w:start w:val="1"/>
      <w:numFmt w:val="bullet"/>
      <w:lvlText w:val="o"/>
      <w:lvlJc w:val="left"/>
      <w:pPr>
        <w:ind w:left="5760" w:hanging="360"/>
      </w:pPr>
      <w:rPr>
        <w:rFonts w:hint="default" w:ascii="Courier New" w:hAnsi="Courier New"/>
      </w:rPr>
    </w:lvl>
    <w:lvl w:ilvl="8" w:tplc="3EEA1AA0">
      <w:start w:val="1"/>
      <w:numFmt w:val="bullet"/>
      <w:lvlText w:val=""/>
      <w:lvlJc w:val="left"/>
      <w:pPr>
        <w:ind w:left="6480" w:hanging="360"/>
      </w:pPr>
      <w:rPr>
        <w:rFonts w:hint="default" w:ascii="Wingdings" w:hAnsi="Wingdings"/>
      </w:rPr>
    </w:lvl>
  </w:abstractNum>
  <w:abstractNum w:abstractNumId="35" w15:restartNumberingAfterBreak="0">
    <w:nsid w:val="6FBA754F"/>
    <w:multiLevelType w:val="hybridMultilevel"/>
    <w:tmpl w:val="7B0C1F80"/>
    <w:lvl w:ilvl="0" w:tplc="3BB4B90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6" w15:restartNumberingAfterBreak="0">
    <w:nsid w:val="77E73C22"/>
    <w:multiLevelType w:val="multilevel"/>
    <w:tmpl w:val="59B4A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9DA56"/>
    <w:multiLevelType w:val="hybridMultilevel"/>
    <w:tmpl w:val="5560CD2A"/>
    <w:lvl w:ilvl="0" w:tplc="3B3609E2">
      <w:start w:val="1"/>
      <w:numFmt w:val="bullet"/>
      <w:lvlText w:val=""/>
      <w:lvlJc w:val="left"/>
      <w:pPr>
        <w:ind w:left="720" w:hanging="360"/>
      </w:pPr>
      <w:rPr>
        <w:rFonts w:hint="default" w:ascii="Symbol" w:hAnsi="Symbol"/>
      </w:rPr>
    </w:lvl>
    <w:lvl w:ilvl="1" w:tplc="6D860A24">
      <w:start w:val="1"/>
      <w:numFmt w:val="bullet"/>
      <w:lvlText w:val="o"/>
      <w:lvlJc w:val="left"/>
      <w:pPr>
        <w:ind w:left="1440" w:hanging="360"/>
      </w:pPr>
      <w:rPr>
        <w:rFonts w:hint="default" w:ascii="Courier New" w:hAnsi="Courier New"/>
      </w:rPr>
    </w:lvl>
    <w:lvl w:ilvl="2" w:tplc="41DE4758">
      <w:start w:val="1"/>
      <w:numFmt w:val="bullet"/>
      <w:lvlText w:val=""/>
      <w:lvlJc w:val="left"/>
      <w:pPr>
        <w:ind w:left="2160" w:hanging="360"/>
      </w:pPr>
      <w:rPr>
        <w:rFonts w:hint="default" w:ascii="Wingdings" w:hAnsi="Wingdings"/>
      </w:rPr>
    </w:lvl>
    <w:lvl w:ilvl="3" w:tplc="499EA5A6">
      <w:start w:val="1"/>
      <w:numFmt w:val="bullet"/>
      <w:lvlText w:val=""/>
      <w:lvlJc w:val="left"/>
      <w:pPr>
        <w:ind w:left="2880" w:hanging="360"/>
      </w:pPr>
      <w:rPr>
        <w:rFonts w:hint="default" w:ascii="Symbol" w:hAnsi="Symbol"/>
      </w:rPr>
    </w:lvl>
    <w:lvl w:ilvl="4" w:tplc="69FA3420">
      <w:start w:val="1"/>
      <w:numFmt w:val="bullet"/>
      <w:lvlText w:val="o"/>
      <w:lvlJc w:val="left"/>
      <w:pPr>
        <w:ind w:left="3600" w:hanging="360"/>
      </w:pPr>
      <w:rPr>
        <w:rFonts w:hint="default" w:ascii="Courier New" w:hAnsi="Courier New"/>
      </w:rPr>
    </w:lvl>
    <w:lvl w:ilvl="5" w:tplc="04184FC0">
      <w:start w:val="1"/>
      <w:numFmt w:val="bullet"/>
      <w:lvlText w:val=""/>
      <w:lvlJc w:val="left"/>
      <w:pPr>
        <w:ind w:left="4320" w:hanging="360"/>
      </w:pPr>
      <w:rPr>
        <w:rFonts w:hint="default" w:ascii="Wingdings" w:hAnsi="Wingdings"/>
      </w:rPr>
    </w:lvl>
    <w:lvl w:ilvl="6" w:tplc="FBCE990C">
      <w:start w:val="1"/>
      <w:numFmt w:val="bullet"/>
      <w:lvlText w:val=""/>
      <w:lvlJc w:val="left"/>
      <w:pPr>
        <w:ind w:left="5040" w:hanging="360"/>
      </w:pPr>
      <w:rPr>
        <w:rFonts w:hint="default" w:ascii="Symbol" w:hAnsi="Symbol"/>
      </w:rPr>
    </w:lvl>
    <w:lvl w:ilvl="7" w:tplc="EC8C7974">
      <w:start w:val="1"/>
      <w:numFmt w:val="bullet"/>
      <w:lvlText w:val="o"/>
      <w:lvlJc w:val="left"/>
      <w:pPr>
        <w:ind w:left="5760" w:hanging="360"/>
      </w:pPr>
      <w:rPr>
        <w:rFonts w:hint="default" w:ascii="Courier New" w:hAnsi="Courier New"/>
      </w:rPr>
    </w:lvl>
    <w:lvl w:ilvl="8" w:tplc="BE22CC7E">
      <w:start w:val="1"/>
      <w:numFmt w:val="bullet"/>
      <w:lvlText w:val=""/>
      <w:lvlJc w:val="left"/>
      <w:pPr>
        <w:ind w:left="6480" w:hanging="360"/>
      </w:pPr>
      <w:rPr>
        <w:rFonts w:hint="default" w:ascii="Wingdings" w:hAnsi="Wingdings"/>
      </w:rPr>
    </w:lvl>
  </w:abstractNum>
  <w:abstractNum w:abstractNumId="38" w15:restartNumberingAfterBreak="0">
    <w:nsid w:val="7B2161B5"/>
    <w:multiLevelType w:val="hybridMultilevel"/>
    <w:tmpl w:val="63C883E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9" w15:restartNumberingAfterBreak="0">
    <w:nsid w:val="7E97D215"/>
    <w:multiLevelType w:val="hybridMultilevel"/>
    <w:tmpl w:val="C2E8E44C"/>
    <w:lvl w:ilvl="0" w:tplc="E49A955E">
      <w:start w:val="1"/>
      <w:numFmt w:val="bullet"/>
      <w:lvlText w:val=""/>
      <w:lvlJc w:val="left"/>
      <w:pPr>
        <w:ind w:left="720" w:hanging="360"/>
      </w:pPr>
      <w:rPr>
        <w:rFonts w:hint="default" w:ascii="Symbol" w:hAnsi="Symbol"/>
      </w:rPr>
    </w:lvl>
    <w:lvl w:ilvl="1" w:tplc="AF084940">
      <w:start w:val="1"/>
      <w:numFmt w:val="bullet"/>
      <w:lvlText w:val="o"/>
      <w:lvlJc w:val="left"/>
      <w:pPr>
        <w:ind w:left="1440" w:hanging="360"/>
      </w:pPr>
      <w:rPr>
        <w:rFonts w:hint="default" w:ascii="Courier New" w:hAnsi="Courier New"/>
      </w:rPr>
    </w:lvl>
    <w:lvl w:ilvl="2" w:tplc="784C7C02">
      <w:start w:val="1"/>
      <w:numFmt w:val="bullet"/>
      <w:lvlText w:val=""/>
      <w:lvlJc w:val="left"/>
      <w:pPr>
        <w:ind w:left="2160" w:hanging="360"/>
      </w:pPr>
      <w:rPr>
        <w:rFonts w:hint="default" w:ascii="Wingdings" w:hAnsi="Wingdings"/>
      </w:rPr>
    </w:lvl>
    <w:lvl w:ilvl="3" w:tplc="DE029B38">
      <w:start w:val="1"/>
      <w:numFmt w:val="bullet"/>
      <w:lvlText w:val=""/>
      <w:lvlJc w:val="left"/>
      <w:pPr>
        <w:ind w:left="2880" w:hanging="360"/>
      </w:pPr>
      <w:rPr>
        <w:rFonts w:hint="default" w:ascii="Symbol" w:hAnsi="Symbol"/>
      </w:rPr>
    </w:lvl>
    <w:lvl w:ilvl="4" w:tplc="3C12CFF8">
      <w:start w:val="1"/>
      <w:numFmt w:val="bullet"/>
      <w:lvlText w:val="o"/>
      <w:lvlJc w:val="left"/>
      <w:pPr>
        <w:ind w:left="3600" w:hanging="360"/>
      </w:pPr>
      <w:rPr>
        <w:rFonts w:hint="default" w:ascii="Courier New" w:hAnsi="Courier New"/>
      </w:rPr>
    </w:lvl>
    <w:lvl w:ilvl="5" w:tplc="FC68E4FC">
      <w:start w:val="1"/>
      <w:numFmt w:val="bullet"/>
      <w:lvlText w:val=""/>
      <w:lvlJc w:val="left"/>
      <w:pPr>
        <w:ind w:left="4320" w:hanging="360"/>
      </w:pPr>
      <w:rPr>
        <w:rFonts w:hint="default" w:ascii="Wingdings" w:hAnsi="Wingdings"/>
      </w:rPr>
    </w:lvl>
    <w:lvl w:ilvl="6" w:tplc="50D08B6C">
      <w:start w:val="1"/>
      <w:numFmt w:val="bullet"/>
      <w:lvlText w:val=""/>
      <w:lvlJc w:val="left"/>
      <w:pPr>
        <w:ind w:left="5040" w:hanging="360"/>
      </w:pPr>
      <w:rPr>
        <w:rFonts w:hint="default" w:ascii="Symbol" w:hAnsi="Symbol"/>
      </w:rPr>
    </w:lvl>
    <w:lvl w:ilvl="7" w:tplc="47EE0CAC">
      <w:start w:val="1"/>
      <w:numFmt w:val="bullet"/>
      <w:lvlText w:val="o"/>
      <w:lvlJc w:val="left"/>
      <w:pPr>
        <w:ind w:left="5760" w:hanging="360"/>
      </w:pPr>
      <w:rPr>
        <w:rFonts w:hint="default" w:ascii="Courier New" w:hAnsi="Courier New"/>
      </w:rPr>
    </w:lvl>
    <w:lvl w:ilvl="8" w:tplc="83EEB252">
      <w:start w:val="1"/>
      <w:numFmt w:val="bullet"/>
      <w:lvlText w:val=""/>
      <w:lvlJc w:val="left"/>
      <w:pPr>
        <w:ind w:left="6480" w:hanging="360"/>
      </w:pPr>
      <w:rPr>
        <w:rFonts w:hint="default" w:ascii="Wingdings" w:hAnsi="Wingdings"/>
      </w:rPr>
    </w:lvl>
  </w:abstractNum>
  <w:num w:numId="1" w16cid:durableId="152111314">
    <w:abstractNumId w:val="6"/>
  </w:num>
  <w:num w:numId="2" w16cid:durableId="1686207818">
    <w:abstractNumId w:val="23"/>
  </w:num>
  <w:num w:numId="3" w16cid:durableId="1353797650">
    <w:abstractNumId w:val="25"/>
  </w:num>
  <w:num w:numId="4" w16cid:durableId="2038966177">
    <w:abstractNumId w:val="12"/>
  </w:num>
  <w:num w:numId="5" w16cid:durableId="98188595">
    <w:abstractNumId w:val="26"/>
  </w:num>
  <w:num w:numId="6" w16cid:durableId="751975981">
    <w:abstractNumId w:val="13"/>
  </w:num>
  <w:num w:numId="7" w16cid:durableId="2111973717">
    <w:abstractNumId w:val="16"/>
  </w:num>
  <w:num w:numId="8" w16cid:durableId="983507213">
    <w:abstractNumId w:val="8"/>
  </w:num>
  <w:num w:numId="9" w16cid:durableId="1647010876">
    <w:abstractNumId w:val="27"/>
  </w:num>
  <w:num w:numId="10" w16cid:durableId="1395087487">
    <w:abstractNumId w:val="29"/>
  </w:num>
  <w:num w:numId="11" w16cid:durableId="106776087">
    <w:abstractNumId w:val="28"/>
  </w:num>
  <w:num w:numId="12" w16cid:durableId="286161917">
    <w:abstractNumId w:val="3"/>
  </w:num>
  <w:num w:numId="13" w16cid:durableId="654798062">
    <w:abstractNumId w:val="30"/>
  </w:num>
  <w:num w:numId="14" w16cid:durableId="1030565305">
    <w:abstractNumId w:val="31"/>
  </w:num>
  <w:num w:numId="15" w16cid:durableId="260913994">
    <w:abstractNumId w:val="15"/>
  </w:num>
  <w:num w:numId="16" w16cid:durableId="1942715094">
    <w:abstractNumId w:val="34"/>
  </w:num>
  <w:num w:numId="17" w16cid:durableId="1110078787">
    <w:abstractNumId w:val="39"/>
  </w:num>
  <w:num w:numId="18" w16cid:durableId="1603685326">
    <w:abstractNumId w:val="0"/>
  </w:num>
  <w:num w:numId="19" w16cid:durableId="1058554655">
    <w:abstractNumId w:val="24"/>
  </w:num>
  <w:num w:numId="20" w16cid:durableId="1905331695">
    <w:abstractNumId w:val="5"/>
  </w:num>
  <w:num w:numId="21" w16cid:durableId="427390940">
    <w:abstractNumId w:val="2"/>
  </w:num>
  <w:num w:numId="22" w16cid:durableId="187137973">
    <w:abstractNumId w:val="21"/>
  </w:num>
  <w:num w:numId="23" w16cid:durableId="679894016">
    <w:abstractNumId w:val="37"/>
  </w:num>
  <w:num w:numId="24" w16cid:durableId="647243025">
    <w:abstractNumId w:val="7"/>
  </w:num>
  <w:num w:numId="25" w16cid:durableId="794179296">
    <w:abstractNumId w:val="32"/>
  </w:num>
  <w:num w:numId="26" w16cid:durableId="606037583">
    <w:abstractNumId w:val="9"/>
  </w:num>
  <w:num w:numId="27" w16cid:durableId="383916410">
    <w:abstractNumId w:val="4"/>
  </w:num>
  <w:num w:numId="28" w16cid:durableId="1229070530">
    <w:abstractNumId w:val="10"/>
  </w:num>
  <w:num w:numId="29" w16cid:durableId="2030837434">
    <w:abstractNumId w:val="33"/>
  </w:num>
  <w:num w:numId="30" w16cid:durableId="161240495">
    <w:abstractNumId w:val="36"/>
  </w:num>
  <w:num w:numId="31" w16cid:durableId="1736784254">
    <w:abstractNumId w:val="20"/>
  </w:num>
  <w:num w:numId="32" w16cid:durableId="1231427500">
    <w:abstractNumId w:val="18"/>
  </w:num>
  <w:num w:numId="33" w16cid:durableId="1746612117">
    <w:abstractNumId w:val="19"/>
  </w:num>
  <w:num w:numId="34" w16cid:durableId="486480647">
    <w:abstractNumId w:val="22"/>
  </w:num>
  <w:num w:numId="35" w16cid:durableId="379550229">
    <w:abstractNumId w:val="1"/>
  </w:num>
  <w:num w:numId="36" w16cid:durableId="1491170784">
    <w:abstractNumId w:val="17"/>
  </w:num>
  <w:num w:numId="37" w16cid:durableId="1469083772">
    <w:abstractNumId w:val="35"/>
  </w:num>
  <w:num w:numId="38" w16cid:durableId="881601980">
    <w:abstractNumId w:val="14"/>
  </w:num>
  <w:num w:numId="39" w16cid:durableId="1020163376">
    <w:abstractNumId w:val="38"/>
  </w:num>
  <w:num w:numId="40" w16cid:durableId="1094325950">
    <w:abstractNumId w:val="11"/>
  </w:num>
</w:numbering>
</file>

<file path=word/people.xml><?xml version="1.0" encoding="utf-8"?>
<w15:people xmlns:mc="http://schemas.openxmlformats.org/markup-compatibility/2006" xmlns:w15="http://schemas.microsoft.com/office/word/2012/wordml" mc:Ignorable="w15">
  <w15:person w15:author="Leonardo Galardinovic Alves">
    <w15:presenceInfo w15:providerId="AD" w15:userId="S::lgalardinovic@PREFEITURA.SP.GOV.BR::3e4c59a5-504a-4eac-a843-2f0f69982834"/>
  </w15:person>
  <w15:person w15:author="Jéssica de Souza Farjado">
    <w15:presenceInfo w15:providerId="AD" w15:userId="S::jessicafarjado@prefeitura.sp.gov.br::53933a86-f1f0-4d62-98c6-e896daa79385"/>
  </w15:person>
  <w15:person w15:author="Debora Kerwald Pereira da Silva">
    <w15:presenceInfo w15:providerId="AD" w15:userId="S::deborakerwald@prefeitura.sp.gov.br::b7ecb99d-0715-4d90-8ae3-86293f49e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DB180A"/>
    <w:rsid w:val="00013602"/>
    <w:rsid w:val="000307AD"/>
    <w:rsid w:val="00032E1E"/>
    <w:rsid w:val="00037F78"/>
    <w:rsid w:val="0005660F"/>
    <w:rsid w:val="00063B72"/>
    <w:rsid w:val="00082012"/>
    <w:rsid w:val="00083B48"/>
    <w:rsid w:val="00093396"/>
    <w:rsid w:val="000A1C69"/>
    <w:rsid w:val="000A266C"/>
    <w:rsid w:val="000B6292"/>
    <w:rsid w:val="000C6728"/>
    <w:rsid w:val="000D1260"/>
    <w:rsid w:val="000E3A6E"/>
    <w:rsid w:val="000E7882"/>
    <w:rsid w:val="00100063"/>
    <w:rsid w:val="00100DD3"/>
    <w:rsid w:val="001019F7"/>
    <w:rsid w:val="0010422E"/>
    <w:rsid w:val="00114EFD"/>
    <w:rsid w:val="00115B34"/>
    <w:rsid w:val="001473F7"/>
    <w:rsid w:val="001517DD"/>
    <w:rsid w:val="001709DA"/>
    <w:rsid w:val="00172025"/>
    <w:rsid w:val="0017345A"/>
    <w:rsid w:val="001754D0"/>
    <w:rsid w:val="00175AB4"/>
    <w:rsid w:val="00180C4C"/>
    <w:rsid w:val="00183AD9"/>
    <w:rsid w:val="00186293"/>
    <w:rsid w:val="0018D43B"/>
    <w:rsid w:val="00194645"/>
    <w:rsid w:val="001947FC"/>
    <w:rsid w:val="00194CFF"/>
    <w:rsid w:val="001975BD"/>
    <w:rsid w:val="001A3553"/>
    <w:rsid w:val="001A7081"/>
    <w:rsid w:val="001A7B30"/>
    <w:rsid w:val="001B2995"/>
    <w:rsid w:val="001B52C7"/>
    <w:rsid w:val="001B5436"/>
    <w:rsid w:val="001C0C68"/>
    <w:rsid w:val="001C3D8F"/>
    <w:rsid w:val="001C3F9D"/>
    <w:rsid w:val="001C6ACB"/>
    <w:rsid w:val="001D01EF"/>
    <w:rsid w:val="001F72B0"/>
    <w:rsid w:val="001F7BD6"/>
    <w:rsid w:val="00200A1C"/>
    <w:rsid w:val="00201598"/>
    <w:rsid w:val="002044A4"/>
    <w:rsid w:val="00205F20"/>
    <w:rsid w:val="00216DF1"/>
    <w:rsid w:val="00217C2E"/>
    <w:rsid w:val="0022105F"/>
    <w:rsid w:val="002221B9"/>
    <w:rsid w:val="00241CD0"/>
    <w:rsid w:val="0024221A"/>
    <w:rsid w:val="0025F270"/>
    <w:rsid w:val="0026C56B"/>
    <w:rsid w:val="0027481B"/>
    <w:rsid w:val="002841EA"/>
    <w:rsid w:val="00284F6D"/>
    <w:rsid w:val="0029306E"/>
    <w:rsid w:val="002950A4"/>
    <w:rsid w:val="0029551A"/>
    <w:rsid w:val="002A3C32"/>
    <w:rsid w:val="002C0AD6"/>
    <w:rsid w:val="002C1545"/>
    <w:rsid w:val="002D1234"/>
    <w:rsid w:val="002D34AC"/>
    <w:rsid w:val="002D47CA"/>
    <w:rsid w:val="002E1CA3"/>
    <w:rsid w:val="002F3634"/>
    <w:rsid w:val="0030255A"/>
    <w:rsid w:val="00327F64"/>
    <w:rsid w:val="00331A72"/>
    <w:rsid w:val="00340806"/>
    <w:rsid w:val="00345E9B"/>
    <w:rsid w:val="00354C42"/>
    <w:rsid w:val="00357D1E"/>
    <w:rsid w:val="003764BD"/>
    <w:rsid w:val="00380A1F"/>
    <w:rsid w:val="00380F78"/>
    <w:rsid w:val="00394F22"/>
    <w:rsid w:val="003A0462"/>
    <w:rsid w:val="003A59D5"/>
    <w:rsid w:val="003A6F81"/>
    <w:rsid w:val="003B1409"/>
    <w:rsid w:val="003C2485"/>
    <w:rsid w:val="003C253A"/>
    <w:rsid w:val="003C58E6"/>
    <w:rsid w:val="003C73BC"/>
    <w:rsid w:val="003D67CE"/>
    <w:rsid w:val="003E4E1D"/>
    <w:rsid w:val="003E658E"/>
    <w:rsid w:val="003F6A14"/>
    <w:rsid w:val="004022D3"/>
    <w:rsid w:val="0040795C"/>
    <w:rsid w:val="00413E13"/>
    <w:rsid w:val="004211DA"/>
    <w:rsid w:val="00421B0A"/>
    <w:rsid w:val="00430C2A"/>
    <w:rsid w:val="00447D59"/>
    <w:rsid w:val="00451344"/>
    <w:rsid w:val="004530F5"/>
    <w:rsid w:val="004677CD"/>
    <w:rsid w:val="0047040D"/>
    <w:rsid w:val="00470E0A"/>
    <w:rsid w:val="0047266E"/>
    <w:rsid w:val="004738A8"/>
    <w:rsid w:val="00476646"/>
    <w:rsid w:val="004867E2"/>
    <w:rsid w:val="004875E8"/>
    <w:rsid w:val="00487B0E"/>
    <w:rsid w:val="004A4F96"/>
    <w:rsid w:val="004B1A76"/>
    <w:rsid w:val="004B58BB"/>
    <w:rsid w:val="004D1815"/>
    <w:rsid w:val="004D3ACA"/>
    <w:rsid w:val="004D439F"/>
    <w:rsid w:val="004D7029"/>
    <w:rsid w:val="004DD599"/>
    <w:rsid w:val="004E2F68"/>
    <w:rsid w:val="004F0E0E"/>
    <w:rsid w:val="004F5FA3"/>
    <w:rsid w:val="004F798F"/>
    <w:rsid w:val="00502D72"/>
    <w:rsid w:val="0050578F"/>
    <w:rsid w:val="00514159"/>
    <w:rsid w:val="00515347"/>
    <w:rsid w:val="00521D56"/>
    <w:rsid w:val="005276DC"/>
    <w:rsid w:val="005334D7"/>
    <w:rsid w:val="005376FA"/>
    <w:rsid w:val="0054530B"/>
    <w:rsid w:val="00545F7E"/>
    <w:rsid w:val="005546E2"/>
    <w:rsid w:val="005561EF"/>
    <w:rsid w:val="00557B04"/>
    <w:rsid w:val="00562AE7"/>
    <w:rsid w:val="005660DA"/>
    <w:rsid w:val="005722E7"/>
    <w:rsid w:val="0058660F"/>
    <w:rsid w:val="00586B54"/>
    <w:rsid w:val="005A252D"/>
    <w:rsid w:val="005A29DE"/>
    <w:rsid w:val="005A7F4E"/>
    <w:rsid w:val="005C2050"/>
    <w:rsid w:val="005C3925"/>
    <w:rsid w:val="005C466F"/>
    <w:rsid w:val="005C656E"/>
    <w:rsid w:val="005E268B"/>
    <w:rsid w:val="005E5D62"/>
    <w:rsid w:val="005F33D6"/>
    <w:rsid w:val="00600C37"/>
    <w:rsid w:val="00605A8A"/>
    <w:rsid w:val="00607CE8"/>
    <w:rsid w:val="00613772"/>
    <w:rsid w:val="00615AA3"/>
    <w:rsid w:val="00616610"/>
    <w:rsid w:val="006217B4"/>
    <w:rsid w:val="00622DA4"/>
    <w:rsid w:val="00634817"/>
    <w:rsid w:val="00635FFC"/>
    <w:rsid w:val="006414D1"/>
    <w:rsid w:val="0064234C"/>
    <w:rsid w:val="00654A07"/>
    <w:rsid w:val="00656CE1"/>
    <w:rsid w:val="0066163A"/>
    <w:rsid w:val="00665C2C"/>
    <w:rsid w:val="00672967"/>
    <w:rsid w:val="00674150"/>
    <w:rsid w:val="0067615E"/>
    <w:rsid w:val="0068316B"/>
    <w:rsid w:val="00691DF3"/>
    <w:rsid w:val="006940D3"/>
    <w:rsid w:val="00694B8F"/>
    <w:rsid w:val="0069515A"/>
    <w:rsid w:val="006A600C"/>
    <w:rsid w:val="006A6625"/>
    <w:rsid w:val="006A7F8B"/>
    <w:rsid w:val="006B6120"/>
    <w:rsid w:val="006B7964"/>
    <w:rsid w:val="006C4150"/>
    <w:rsid w:val="006C7142"/>
    <w:rsid w:val="006D642D"/>
    <w:rsid w:val="006D7879"/>
    <w:rsid w:val="006E0544"/>
    <w:rsid w:val="006E4DEC"/>
    <w:rsid w:val="006F3D08"/>
    <w:rsid w:val="006F6DF0"/>
    <w:rsid w:val="00703B84"/>
    <w:rsid w:val="00704AA8"/>
    <w:rsid w:val="0071238B"/>
    <w:rsid w:val="00713E86"/>
    <w:rsid w:val="00715830"/>
    <w:rsid w:val="007171AC"/>
    <w:rsid w:val="00726BBF"/>
    <w:rsid w:val="00737D78"/>
    <w:rsid w:val="007452A0"/>
    <w:rsid w:val="007466B2"/>
    <w:rsid w:val="007575DA"/>
    <w:rsid w:val="00761DA2"/>
    <w:rsid w:val="00762300"/>
    <w:rsid w:val="00766BA6"/>
    <w:rsid w:val="00777D80"/>
    <w:rsid w:val="0078093E"/>
    <w:rsid w:val="00781A96"/>
    <w:rsid w:val="0078570B"/>
    <w:rsid w:val="00791A3C"/>
    <w:rsid w:val="007A0107"/>
    <w:rsid w:val="007B3162"/>
    <w:rsid w:val="007B6C4D"/>
    <w:rsid w:val="007C316B"/>
    <w:rsid w:val="007C3462"/>
    <w:rsid w:val="007D0D33"/>
    <w:rsid w:val="007D2CA7"/>
    <w:rsid w:val="007D33CC"/>
    <w:rsid w:val="007E2213"/>
    <w:rsid w:val="007E2A5C"/>
    <w:rsid w:val="007E3710"/>
    <w:rsid w:val="007E4B5F"/>
    <w:rsid w:val="007EBC58"/>
    <w:rsid w:val="007F6FE2"/>
    <w:rsid w:val="00801690"/>
    <w:rsid w:val="00801B02"/>
    <w:rsid w:val="00802710"/>
    <w:rsid w:val="00805A16"/>
    <w:rsid w:val="00805DB7"/>
    <w:rsid w:val="008177B4"/>
    <w:rsid w:val="00820C1F"/>
    <w:rsid w:val="008223EC"/>
    <w:rsid w:val="00826F5A"/>
    <w:rsid w:val="008400BD"/>
    <w:rsid w:val="00856416"/>
    <w:rsid w:val="00866AFA"/>
    <w:rsid w:val="00866E4E"/>
    <w:rsid w:val="00870297"/>
    <w:rsid w:val="00872F82"/>
    <w:rsid w:val="00874DA2"/>
    <w:rsid w:val="00884A84"/>
    <w:rsid w:val="00886A5A"/>
    <w:rsid w:val="0089539F"/>
    <w:rsid w:val="008A6222"/>
    <w:rsid w:val="008B42F6"/>
    <w:rsid w:val="008B46C0"/>
    <w:rsid w:val="008C3FC3"/>
    <w:rsid w:val="008C6120"/>
    <w:rsid w:val="008C7364"/>
    <w:rsid w:val="008D0E35"/>
    <w:rsid w:val="008D4091"/>
    <w:rsid w:val="008E1715"/>
    <w:rsid w:val="008F15E1"/>
    <w:rsid w:val="009022AD"/>
    <w:rsid w:val="00902A0E"/>
    <w:rsid w:val="00910922"/>
    <w:rsid w:val="0091529C"/>
    <w:rsid w:val="00917213"/>
    <w:rsid w:val="009248DC"/>
    <w:rsid w:val="00933689"/>
    <w:rsid w:val="0094567C"/>
    <w:rsid w:val="0096568E"/>
    <w:rsid w:val="00970A72"/>
    <w:rsid w:val="00975F1F"/>
    <w:rsid w:val="00976AB0"/>
    <w:rsid w:val="0097745E"/>
    <w:rsid w:val="00983ABF"/>
    <w:rsid w:val="00985565"/>
    <w:rsid w:val="00986C30"/>
    <w:rsid w:val="009A3395"/>
    <w:rsid w:val="009A6456"/>
    <w:rsid w:val="009B2102"/>
    <w:rsid w:val="009B657D"/>
    <w:rsid w:val="009C1B6A"/>
    <w:rsid w:val="009D2549"/>
    <w:rsid w:val="009D4A8E"/>
    <w:rsid w:val="009E0121"/>
    <w:rsid w:val="009E3085"/>
    <w:rsid w:val="009E6C5F"/>
    <w:rsid w:val="009E6D77"/>
    <w:rsid w:val="009E721A"/>
    <w:rsid w:val="009E7841"/>
    <w:rsid w:val="009F67ED"/>
    <w:rsid w:val="00A001FE"/>
    <w:rsid w:val="00A01D30"/>
    <w:rsid w:val="00A065CF"/>
    <w:rsid w:val="00A06B41"/>
    <w:rsid w:val="00A1351A"/>
    <w:rsid w:val="00A13905"/>
    <w:rsid w:val="00A13A87"/>
    <w:rsid w:val="00A175B8"/>
    <w:rsid w:val="00A3049D"/>
    <w:rsid w:val="00A47233"/>
    <w:rsid w:val="00A5227A"/>
    <w:rsid w:val="00A607A6"/>
    <w:rsid w:val="00A67B51"/>
    <w:rsid w:val="00A7249F"/>
    <w:rsid w:val="00A731FB"/>
    <w:rsid w:val="00A83962"/>
    <w:rsid w:val="00A92AD8"/>
    <w:rsid w:val="00AA662C"/>
    <w:rsid w:val="00AA8125"/>
    <w:rsid w:val="00AC2371"/>
    <w:rsid w:val="00AC3597"/>
    <w:rsid w:val="00AD13D5"/>
    <w:rsid w:val="00AD3780"/>
    <w:rsid w:val="00AD479B"/>
    <w:rsid w:val="00AE33D8"/>
    <w:rsid w:val="00AF4430"/>
    <w:rsid w:val="00B00F0C"/>
    <w:rsid w:val="00B13210"/>
    <w:rsid w:val="00B145CC"/>
    <w:rsid w:val="00B30201"/>
    <w:rsid w:val="00B321DC"/>
    <w:rsid w:val="00B37D2E"/>
    <w:rsid w:val="00B40126"/>
    <w:rsid w:val="00B572CF"/>
    <w:rsid w:val="00B57C10"/>
    <w:rsid w:val="00B63174"/>
    <w:rsid w:val="00B70F43"/>
    <w:rsid w:val="00B81E7D"/>
    <w:rsid w:val="00B8733F"/>
    <w:rsid w:val="00BA52D1"/>
    <w:rsid w:val="00BC7004"/>
    <w:rsid w:val="00BD6FFF"/>
    <w:rsid w:val="00BE78BD"/>
    <w:rsid w:val="00BF2DA9"/>
    <w:rsid w:val="00C05BD0"/>
    <w:rsid w:val="00C1138E"/>
    <w:rsid w:val="00C16715"/>
    <w:rsid w:val="00C2668E"/>
    <w:rsid w:val="00C30574"/>
    <w:rsid w:val="00C31E79"/>
    <w:rsid w:val="00C32066"/>
    <w:rsid w:val="00C36293"/>
    <w:rsid w:val="00C36EAD"/>
    <w:rsid w:val="00C37660"/>
    <w:rsid w:val="00C3791E"/>
    <w:rsid w:val="00C3B4D7"/>
    <w:rsid w:val="00C44E95"/>
    <w:rsid w:val="00C535FD"/>
    <w:rsid w:val="00C64588"/>
    <w:rsid w:val="00C65D9E"/>
    <w:rsid w:val="00C77452"/>
    <w:rsid w:val="00C80A9F"/>
    <w:rsid w:val="00C81046"/>
    <w:rsid w:val="00C83E58"/>
    <w:rsid w:val="00C91899"/>
    <w:rsid w:val="00C94B85"/>
    <w:rsid w:val="00CA00F8"/>
    <w:rsid w:val="00CA370C"/>
    <w:rsid w:val="00CA6638"/>
    <w:rsid w:val="00CB26A8"/>
    <w:rsid w:val="00CB52CE"/>
    <w:rsid w:val="00CB7454"/>
    <w:rsid w:val="00CC762B"/>
    <w:rsid w:val="00CCFC1F"/>
    <w:rsid w:val="00CE47C3"/>
    <w:rsid w:val="00CF36A5"/>
    <w:rsid w:val="00CF3E38"/>
    <w:rsid w:val="00D11EB5"/>
    <w:rsid w:val="00D14096"/>
    <w:rsid w:val="00D15A4B"/>
    <w:rsid w:val="00D21125"/>
    <w:rsid w:val="00D2298F"/>
    <w:rsid w:val="00D23F02"/>
    <w:rsid w:val="00D241F8"/>
    <w:rsid w:val="00D42CBE"/>
    <w:rsid w:val="00D44916"/>
    <w:rsid w:val="00D538F0"/>
    <w:rsid w:val="00D639FF"/>
    <w:rsid w:val="00D651C5"/>
    <w:rsid w:val="00D710A6"/>
    <w:rsid w:val="00D728CB"/>
    <w:rsid w:val="00D7780A"/>
    <w:rsid w:val="00D8733E"/>
    <w:rsid w:val="00D94C15"/>
    <w:rsid w:val="00DB7A1C"/>
    <w:rsid w:val="00DC06C4"/>
    <w:rsid w:val="00DC5F98"/>
    <w:rsid w:val="00DC795E"/>
    <w:rsid w:val="00DD3FDD"/>
    <w:rsid w:val="00DD4947"/>
    <w:rsid w:val="00DE4FF9"/>
    <w:rsid w:val="00DF0AC0"/>
    <w:rsid w:val="00DF12D1"/>
    <w:rsid w:val="00DF63BF"/>
    <w:rsid w:val="00DF94C4"/>
    <w:rsid w:val="00E01EE4"/>
    <w:rsid w:val="00E241D3"/>
    <w:rsid w:val="00E33149"/>
    <w:rsid w:val="00E36E86"/>
    <w:rsid w:val="00E377DD"/>
    <w:rsid w:val="00E41AAD"/>
    <w:rsid w:val="00E553CA"/>
    <w:rsid w:val="00E62FA7"/>
    <w:rsid w:val="00E63163"/>
    <w:rsid w:val="00E64E85"/>
    <w:rsid w:val="00E775F8"/>
    <w:rsid w:val="00E80F86"/>
    <w:rsid w:val="00E81F29"/>
    <w:rsid w:val="00E86727"/>
    <w:rsid w:val="00E87CCF"/>
    <w:rsid w:val="00E90D2B"/>
    <w:rsid w:val="00E91287"/>
    <w:rsid w:val="00EA0B8F"/>
    <w:rsid w:val="00EA345E"/>
    <w:rsid w:val="00EA708B"/>
    <w:rsid w:val="00EB6690"/>
    <w:rsid w:val="00EC5FFC"/>
    <w:rsid w:val="00EC60AA"/>
    <w:rsid w:val="00ED0A45"/>
    <w:rsid w:val="00ED1D14"/>
    <w:rsid w:val="00ED24F0"/>
    <w:rsid w:val="00ED268C"/>
    <w:rsid w:val="00ED3DAE"/>
    <w:rsid w:val="00ED6FB5"/>
    <w:rsid w:val="00EE29F4"/>
    <w:rsid w:val="00EE4313"/>
    <w:rsid w:val="00EF0BF3"/>
    <w:rsid w:val="00EFC35F"/>
    <w:rsid w:val="00F026BE"/>
    <w:rsid w:val="00F03F2B"/>
    <w:rsid w:val="00F040E4"/>
    <w:rsid w:val="00F16873"/>
    <w:rsid w:val="00F16BEE"/>
    <w:rsid w:val="00F20273"/>
    <w:rsid w:val="00F2153B"/>
    <w:rsid w:val="00F2179E"/>
    <w:rsid w:val="00F27179"/>
    <w:rsid w:val="00F3666C"/>
    <w:rsid w:val="00F36E7B"/>
    <w:rsid w:val="00F41829"/>
    <w:rsid w:val="00F41CB2"/>
    <w:rsid w:val="00F44FA1"/>
    <w:rsid w:val="00F4513E"/>
    <w:rsid w:val="00F455AB"/>
    <w:rsid w:val="00F46129"/>
    <w:rsid w:val="00F507E6"/>
    <w:rsid w:val="00F538DB"/>
    <w:rsid w:val="00F81F9E"/>
    <w:rsid w:val="00F83BD6"/>
    <w:rsid w:val="00F92C45"/>
    <w:rsid w:val="00FA09A9"/>
    <w:rsid w:val="00FC1FE5"/>
    <w:rsid w:val="00FD35C8"/>
    <w:rsid w:val="00FD47FB"/>
    <w:rsid w:val="00FE4069"/>
    <w:rsid w:val="00FF04B5"/>
    <w:rsid w:val="00FF4A28"/>
    <w:rsid w:val="0125BAA3"/>
    <w:rsid w:val="01292D7F"/>
    <w:rsid w:val="01340599"/>
    <w:rsid w:val="0136FC51"/>
    <w:rsid w:val="013AF098"/>
    <w:rsid w:val="0167768C"/>
    <w:rsid w:val="01A7362D"/>
    <w:rsid w:val="01A8D0F9"/>
    <w:rsid w:val="01BEA1B1"/>
    <w:rsid w:val="01CDEF4F"/>
    <w:rsid w:val="01D26D62"/>
    <w:rsid w:val="01EA6334"/>
    <w:rsid w:val="01FA32AD"/>
    <w:rsid w:val="02193AA8"/>
    <w:rsid w:val="021A8CB9"/>
    <w:rsid w:val="021D6D8C"/>
    <w:rsid w:val="023A079A"/>
    <w:rsid w:val="0263577E"/>
    <w:rsid w:val="0272029F"/>
    <w:rsid w:val="0276492E"/>
    <w:rsid w:val="02786535"/>
    <w:rsid w:val="02A0D121"/>
    <w:rsid w:val="02D2CCB2"/>
    <w:rsid w:val="02E9CF13"/>
    <w:rsid w:val="02FAC740"/>
    <w:rsid w:val="0314BE4A"/>
    <w:rsid w:val="033903CC"/>
    <w:rsid w:val="0369BFB0"/>
    <w:rsid w:val="03707458"/>
    <w:rsid w:val="037A184F"/>
    <w:rsid w:val="03B65D1A"/>
    <w:rsid w:val="03BB6A78"/>
    <w:rsid w:val="03F57713"/>
    <w:rsid w:val="0457A07A"/>
    <w:rsid w:val="04B97684"/>
    <w:rsid w:val="04BB7BA7"/>
    <w:rsid w:val="04DCE9EB"/>
    <w:rsid w:val="0507A46F"/>
    <w:rsid w:val="052BBB6B"/>
    <w:rsid w:val="0550DB6A"/>
    <w:rsid w:val="056A45BA"/>
    <w:rsid w:val="05742C74"/>
    <w:rsid w:val="057E36B9"/>
    <w:rsid w:val="05B31511"/>
    <w:rsid w:val="05D0CC63"/>
    <w:rsid w:val="05E29B44"/>
    <w:rsid w:val="05E8F997"/>
    <w:rsid w:val="061E4C81"/>
    <w:rsid w:val="061FE4DE"/>
    <w:rsid w:val="0645E27D"/>
    <w:rsid w:val="065546E5"/>
    <w:rsid w:val="065FC4AA"/>
    <w:rsid w:val="06891E12"/>
    <w:rsid w:val="0693271E"/>
    <w:rsid w:val="069EA3F9"/>
    <w:rsid w:val="06E096DB"/>
    <w:rsid w:val="06FB3EF1"/>
    <w:rsid w:val="06FDE5EF"/>
    <w:rsid w:val="07101300"/>
    <w:rsid w:val="071B6EE9"/>
    <w:rsid w:val="07411A26"/>
    <w:rsid w:val="0746583A"/>
    <w:rsid w:val="074BD658"/>
    <w:rsid w:val="07579311"/>
    <w:rsid w:val="0758B1F2"/>
    <w:rsid w:val="079133DF"/>
    <w:rsid w:val="07A1D8FA"/>
    <w:rsid w:val="082A4C3A"/>
    <w:rsid w:val="08495ADF"/>
    <w:rsid w:val="085BF963"/>
    <w:rsid w:val="08DA472E"/>
    <w:rsid w:val="091ACE59"/>
    <w:rsid w:val="0936D162"/>
    <w:rsid w:val="093F18F7"/>
    <w:rsid w:val="0942E4D2"/>
    <w:rsid w:val="095364D1"/>
    <w:rsid w:val="098D122C"/>
    <w:rsid w:val="098E0D92"/>
    <w:rsid w:val="09A58F21"/>
    <w:rsid w:val="09C9B820"/>
    <w:rsid w:val="09CCCB14"/>
    <w:rsid w:val="09D27599"/>
    <w:rsid w:val="09DB9C7D"/>
    <w:rsid w:val="09E87977"/>
    <w:rsid w:val="09EC1C35"/>
    <w:rsid w:val="09EE057D"/>
    <w:rsid w:val="09EE3720"/>
    <w:rsid w:val="09F3DC2F"/>
    <w:rsid w:val="0A1457CB"/>
    <w:rsid w:val="0A2AABFC"/>
    <w:rsid w:val="0A2ABDDE"/>
    <w:rsid w:val="0A33F301"/>
    <w:rsid w:val="0A3495DD"/>
    <w:rsid w:val="0A7733EB"/>
    <w:rsid w:val="0A7DF8FC"/>
    <w:rsid w:val="0A80CA07"/>
    <w:rsid w:val="0A8B1529"/>
    <w:rsid w:val="0A9ECE93"/>
    <w:rsid w:val="0AA07924"/>
    <w:rsid w:val="0AA20B76"/>
    <w:rsid w:val="0AB6C906"/>
    <w:rsid w:val="0AC6F193"/>
    <w:rsid w:val="0AC795D4"/>
    <w:rsid w:val="0AF73472"/>
    <w:rsid w:val="0B0A75AE"/>
    <w:rsid w:val="0B1D1C27"/>
    <w:rsid w:val="0B22F01F"/>
    <w:rsid w:val="0B293EC4"/>
    <w:rsid w:val="0B33892F"/>
    <w:rsid w:val="0B3671FE"/>
    <w:rsid w:val="0B42D103"/>
    <w:rsid w:val="0B491AD5"/>
    <w:rsid w:val="0B53FC2F"/>
    <w:rsid w:val="0B7A2914"/>
    <w:rsid w:val="0B85FEF0"/>
    <w:rsid w:val="0BC4825D"/>
    <w:rsid w:val="0BDF757D"/>
    <w:rsid w:val="0BEDA619"/>
    <w:rsid w:val="0C0B4B18"/>
    <w:rsid w:val="0C3DDBD7"/>
    <w:rsid w:val="0C4E7365"/>
    <w:rsid w:val="0C4FA0ED"/>
    <w:rsid w:val="0C748330"/>
    <w:rsid w:val="0C787D95"/>
    <w:rsid w:val="0CA4F757"/>
    <w:rsid w:val="0CBEB349"/>
    <w:rsid w:val="0CC68D8C"/>
    <w:rsid w:val="0CCB167B"/>
    <w:rsid w:val="0CDAFF28"/>
    <w:rsid w:val="0CEEFCED"/>
    <w:rsid w:val="0CF8AA1E"/>
    <w:rsid w:val="0D354246"/>
    <w:rsid w:val="0D3F7D01"/>
    <w:rsid w:val="0DD94859"/>
    <w:rsid w:val="0DFE764D"/>
    <w:rsid w:val="0E1247B2"/>
    <w:rsid w:val="0E37D37B"/>
    <w:rsid w:val="0E43116E"/>
    <w:rsid w:val="0E60DF86"/>
    <w:rsid w:val="0E79D672"/>
    <w:rsid w:val="0E85E886"/>
    <w:rsid w:val="0E991AFC"/>
    <w:rsid w:val="0ECC4325"/>
    <w:rsid w:val="0EDB0FF9"/>
    <w:rsid w:val="0F52D179"/>
    <w:rsid w:val="0F9C45C4"/>
    <w:rsid w:val="0FACDC2D"/>
    <w:rsid w:val="0FDDD81C"/>
    <w:rsid w:val="0FE8AE6C"/>
    <w:rsid w:val="0FF10099"/>
    <w:rsid w:val="0FF289B3"/>
    <w:rsid w:val="0FFF3A04"/>
    <w:rsid w:val="100BC469"/>
    <w:rsid w:val="10180AF2"/>
    <w:rsid w:val="102178DD"/>
    <w:rsid w:val="10390BFD"/>
    <w:rsid w:val="10454111"/>
    <w:rsid w:val="106C22E3"/>
    <w:rsid w:val="10771DC3"/>
    <w:rsid w:val="10942476"/>
    <w:rsid w:val="1099C822"/>
    <w:rsid w:val="109E7CBC"/>
    <w:rsid w:val="10BEE867"/>
    <w:rsid w:val="10FF2798"/>
    <w:rsid w:val="111A29DA"/>
    <w:rsid w:val="112014BD"/>
    <w:rsid w:val="113F7BCA"/>
    <w:rsid w:val="114F91BC"/>
    <w:rsid w:val="11563B20"/>
    <w:rsid w:val="115DD8FA"/>
    <w:rsid w:val="1168A05E"/>
    <w:rsid w:val="116F743D"/>
    <w:rsid w:val="11952529"/>
    <w:rsid w:val="119868A1"/>
    <w:rsid w:val="11990776"/>
    <w:rsid w:val="11AA6A6D"/>
    <w:rsid w:val="11AC86F9"/>
    <w:rsid w:val="11C29702"/>
    <w:rsid w:val="11C7D516"/>
    <w:rsid w:val="11DC1FE8"/>
    <w:rsid w:val="11DDC6AE"/>
    <w:rsid w:val="11EB75A7"/>
    <w:rsid w:val="11F85D52"/>
    <w:rsid w:val="12011A59"/>
    <w:rsid w:val="1208667F"/>
    <w:rsid w:val="121A8C33"/>
    <w:rsid w:val="121FF1BB"/>
    <w:rsid w:val="12388423"/>
    <w:rsid w:val="1289E795"/>
    <w:rsid w:val="1294252E"/>
    <w:rsid w:val="129A0460"/>
    <w:rsid w:val="12CD7752"/>
    <w:rsid w:val="13166FB8"/>
    <w:rsid w:val="132CF172"/>
    <w:rsid w:val="134BD915"/>
    <w:rsid w:val="135E6763"/>
    <w:rsid w:val="135F660A"/>
    <w:rsid w:val="1378CBD0"/>
    <w:rsid w:val="13B83B40"/>
    <w:rsid w:val="13CAAB61"/>
    <w:rsid w:val="13D46079"/>
    <w:rsid w:val="13E01225"/>
    <w:rsid w:val="13FD4BC1"/>
    <w:rsid w:val="14101601"/>
    <w:rsid w:val="1422744E"/>
    <w:rsid w:val="1424DB42"/>
    <w:rsid w:val="142E30EA"/>
    <w:rsid w:val="1442D95C"/>
    <w:rsid w:val="146B6E02"/>
    <w:rsid w:val="14FB366B"/>
    <w:rsid w:val="150806EA"/>
    <w:rsid w:val="1517B9BD"/>
    <w:rsid w:val="152FBCCC"/>
    <w:rsid w:val="153A56E9"/>
    <w:rsid w:val="15401546"/>
    <w:rsid w:val="154474EC"/>
    <w:rsid w:val="1546883F"/>
    <w:rsid w:val="1547CF00"/>
    <w:rsid w:val="1555CF41"/>
    <w:rsid w:val="15A4BF5C"/>
    <w:rsid w:val="15C3A518"/>
    <w:rsid w:val="15DB72A3"/>
    <w:rsid w:val="15E677FB"/>
    <w:rsid w:val="15FA6F34"/>
    <w:rsid w:val="16023D19"/>
    <w:rsid w:val="16073E63"/>
    <w:rsid w:val="1637A994"/>
    <w:rsid w:val="165B6203"/>
    <w:rsid w:val="165EF50B"/>
    <w:rsid w:val="16679275"/>
    <w:rsid w:val="16B24800"/>
    <w:rsid w:val="16E01CEB"/>
    <w:rsid w:val="16E91509"/>
    <w:rsid w:val="16F7ACE4"/>
    <w:rsid w:val="17111C8A"/>
    <w:rsid w:val="17172048"/>
    <w:rsid w:val="175DE35E"/>
    <w:rsid w:val="176CE798"/>
    <w:rsid w:val="177CA021"/>
    <w:rsid w:val="177EF443"/>
    <w:rsid w:val="179AA0C7"/>
    <w:rsid w:val="17A995A1"/>
    <w:rsid w:val="17DD6A2B"/>
    <w:rsid w:val="1816004F"/>
    <w:rsid w:val="183F83BF"/>
    <w:rsid w:val="18418442"/>
    <w:rsid w:val="18B3D4EB"/>
    <w:rsid w:val="18CC5DAF"/>
    <w:rsid w:val="18F7066D"/>
    <w:rsid w:val="1912A6A0"/>
    <w:rsid w:val="191B1884"/>
    <w:rsid w:val="192E23F5"/>
    <w:rsid w:val="196D259C"/>
    <w:rsid w:val="19788750"/>
    <w:rsid w:val="197A3D26"/>
    <w:rsid w:val="1988EEE4"/>
    <w:rsid w:val="1991407F"/>
    <w:rsid w:val="19A7FDAA"/>
    <w:rsid w:val="19AA1F52"/>
    <w:rsid w:val="19CFB036"/>
    <w:rsid w:val="19E33CB4"/>
    <w:rsid w:val="1A032DEF"/>
    <w:rsid w:val="1A1543AE"/>
    <w:rsid w:val="1A2F2778"/>
    <w:rsid w:val="1A36EAFD"/>
    <w:rsid w:val="1A40B81F"/>
    <w:rsid w:val="1A4A93E0"/>
    <w:rsid w:val="1A6A2B48"/>
    <w:rsid w:val="1A88772E"/>
    <w:rsid w:val="1ABB94D8"/>
    <w:rsid w:val="1ABC1D1B"/>
    <w:rsid w:val="1AD5DAFF"/>
    <w:rsid w:val="1AE500F2"/>
    <w:rsid w:val="1AE9C33E"/>
    <w:rsid w:val="1AF967C2"/>
    <w:rsid w:val="1B20CFE4"/>
    <w:rsid w:val="1B3968A8"/>
    <w:rsid w:val="1B3B435E"/>
    <w:rsid w:val="1B4C99BB"/>
    <w:rsid w:val="1B4DD2E1"/>
    <w:rsid w:val="1B77486E"/>
    <w:rsid w:val="1B8ED442"/>
    <w:rsid w:val="1BA8196F"/>
    <w:rsid w:val="1BE48C5B"/>
    <w:rsid w:val="1BEB7C4A"/>
    <w:rsid w:val="1C6E8A61"/>
    <w:rsid w:val="1C7236D8"/>
    <w:rsid w:val="1C8D3C47"/>
    <w:rsid w:val="1CA90F6D"/>
    <w:rsid w:val="1CE5B9F7"/>
    <w:rsid w:val="1D0549A9"/>
    <w:rsid w:val="1D1314F5"/>
    <w:rsid w:val="1D30CC47"/>
    <w:rsid w:val="1D3ACEB1"/>
    <w:rsid w:val="1D53D96D"/>
    <w:rsid w:val="1D75F65A"/>
    <w:rsid w:val="1D805E0E"/>
    <w:rsid w:val="1D9F45F6"/>
    <w:rsid w:val="1DA2A30B"/>
    <w:rsid w:val="1DBF5FB5"/>
    <w:rsid w:val="1DD4C876"/>
    <w:rsid w:val="1DD9292C"/>
    <w:rsid w:val="1DDD79C5"/>
    <w:rsid w:val="1DE545DA"/>
    <w:rsid w:val="1DFA54CF"/>
    <w:rsid w:val="1E176A12"/>
    <w:rsid w:val="1E1F2513"/>
    <w:rsid w:val="1E342240"/>
    <w:rsid w:val="1E4D7C17"/>
    <w:rsid w:val="1E9B1EF9"/>
    <w:rsid w:val="1EA52ECC"/>
    <w:rsid w:val="1EDFBA31"/>
    <w:rsid w:val="1F0A5C20"/>
    <w:rsid w:val="1F133E2C"/>
    <w:rsid w:val="1F2DCDED"/>
    <w:rsid w:val="1F324862"/>
    <w:rsid w:val="1F531C4D"/>
    <w:rsid w:val="1FBA37F7"/>
    <w:rsid w:val="1FCB47F9"/>
    <w:rsid w:val="1FD51F29"/>
    <w:rsid w:val="1FFF3561"/>
    <w:rsid w:val="200930DB"/>
    <w:rsid w:val="200BCD1A"/>
    <w:rsid w:val="20304699"/>
    <w:rsid w:val="203E267B"/>
    <w:rsid w:val="20572A37"/>
    <w:rsid w:val="205E3F44"/>
    <w:rsid w:val="207B16B2"/>
    <w:rsid w:val="20ABBC8E"/>
    <w:rsid w:val="20AECB39"/>
    <w:rsid w:val="20C07B8C"/>
    <w:rsid w:val="20D90E3F"/>
    <w:rsid w:val="211D9E44"/>
    <w:rsid w:val="21365087"/>
    <w:rsid w:val="2151F697"/>
    <w:rsid w:val="21BF5D9C"/>
    <w:rsid w:val="21DD1468"/>
    <w:rsid w:val="21DDF8E0"/>
    <w:rsid w:val="22023B8A"/>
    <w:rsid w:val="220C878F"/>
    <w:rsid w:val="22110E29"/>
    <w:rsid w:val="2233F3D1"/>
    <w:rsid w:val="225B3FF4"/>
    <w:rsid w:val="225B65CA"/>
    <w:rsid w:val="225FEFB5"/>
    <w:rsid w:val="2293881D"/>
    <w:rsid w:val="22AB7A89"/>
    <w:rsid w:val="22D7C3B6"/>
    <w:rsid w:val="22E78869"/>
    <w:rsid w:val="2304F79C"/>
    <w:rsid w:val="231407E2"/>
    <w:rsid w:val="231CA637"/>
    <w:rsid w:val="236B3961"/>
    <w:rsid w:val="23770F5C"/>
    <w:rsid w:val="237B309B"/>
    <w:rsid w:val="23855CC4"/>
    <w:rsid w:val="2390E7D8"/>
    <w:rsid w:val="23BF62C6"/>
    <w:rsid w:val="23D53315"/>
    <w:rsid w:val="23F71055"/>
    <w:rsid w:val="240E877A"/>
    <w:rsid w:val="24733D23"/>
    <w:rsid w:val="247A05CB"/>
    <w:rsid w:val="247F327E"/>
    <w:rsid w:val="24A81742"/>
    <w:rsid w:val="24B4B5AD"/>
    <w:rsid w:val="24BC40AE"/>
    <w:rsid w:val="24D4B52A"/>
    <w:rsid w:val="24E0D17D"/>
    <w:rsid w:val="24F296BB"/>
    <w:rsid w:val="251599A2"/>
    <w:rsid w:val="253ABAF9"/>
    <w:rsid w:val="2544E56B"/>
    <w:rsid w:val="25453431"/>
    <w:rsid w:val="2546AADA"/>
    <w:rsid w:val="2548A413"/>
    <w:rsid w:val="254E69AC"/>
    <w:rsid w:val="255ACDFA"/>
    <w:rsid w:val="256862CD"/>
    <w:rsid w:val="257B8E9B"/>
    <w:rsid w:val="25825B6B"/>
    <w:rsid w:val="25C6FBF0"/>
    <w:rsid w:val="25E88BAA"/>
    <w:rsid w:val="25EDF683"/>
    <w:rsid w:val="26161AE1"/>
    <w:rsid w:val="261646EC"/>
    <w:rsid w:val="262835E1"/>
    <w:rsid w:val="2643E7A3"/>
    <w:rsid w:val="265AA7F4"/>
    <w:rsid w:val="2671B767"/>
    <w:rsid w:val="267E0D98"/>
    <w:rsid w:val="2681A5F6"/>
    <w:rsid w:val="2682FC24"/>
    <w:rsid w:val="268817B8"/>
    <w:rsid w:val="268A02BB"/>
    <w:rsid w:val="26A16D0C"/>
    <w:rsid w:val="26B2D15D"/>
    <w:rsid w:val="26C8889A"/>
    <w:rsid w:val="26CA9260"/>
    <w:rsid w:val="26D68B5A"/>
    <w:rsid w:val="26DB180A"/>
    <w:rsid w:val="2711E135"/>
    <w:rsid w:val="27175EFC"/>
    <w:rsid w:val="273A72CE"/>
    <w:rsid w:val="2751007D"/>
    <w:rsid w:val="27593A17"/>
    <w:rsid w:val="276C27CA"/>
    <w:rsid w:val="27BB5D9D"/>
    <w:rsid w:val="27D71DA7"/>
    <w:rsid w:val="2819EFF6"/>
    <w:rsid w:val="281A48C7"/>
    <w:rsid w:val="282A4F54"/>
    <w:rsid w:val="28725BBB"/>
    <w:rsid w:val="288FE1B7"/>
    <w:rsid w:val="28A7F437"/>
    <w:rsid w:val="28EA6301"/>
    <w:rsid w:val="28FE9CB2"/>
    <w:rsid w:val="290E28AE"/>
    <w:rsid w:val="2923CA4F"/>
    <w:rsid w:val="29288103"/>
    <w:rsid w:val="293DFDAE"/>
    <w:rsid w:val="29558B7A"/>
    <w:rsid w:val="29613F60"/>
    <w:rsid w:val="29645DA2"/>
    <w:rsid w:val="2972B800"/>
    <w:rsid w:val="298B36EC"/>
    <w:rsid w:val="29CB9231"/>
    <w:rsid w:val="29F68D8A"/>
    <w:rsid w:val="2A013204"/>
    <w:rsid w:val="2A6DB69C"/>
    <w:rsid w:val="2AB09066"/>
    <w:rsid w:val="2AE9C68F"/>
    <w:rsid w:val="2AF477C7"/>
    <w:rsid w:val="2AFB732D"/>
    <w:rsid w:val="2B1758C6"/>
    <w:rsid w:val="2B1F48AC"/>
    <w:rsid w:val="2B27A95D"/>
    <w:rsid w:val="2B2E576E"/>
    <w:rsid w:val="2B34605D"/>
    <w:rsid w:val="2B3E0588"/>
    <w:rsid w:val="2B5284EC"/>
    <w:rsid w:val="2B84DB26"/>
    <w:rsid w:val="2B86D17C"/>
    <w:rsid w:val="2B873AB5"/>
    <w:rsid w:val="2B9AB5ED"/>
    <w:rsid w:val="2BB7E597"/>
    <w:rsid w:val="2BBAB2B6"/>
    <w:rsid w:val="2BE1CB82"/>
    <w:rsid w:val="2BE50D6C"/>
    <w:rsid w:val="2C145FDD"/>
    <w:rsid w:val="2CA5EF61"/>
    <w:rsid w:val="2CE01BE2"/>
    <w:rsid w:val="2D024516"/>
    <w:rsid w:val="2D27B495"/>
    <w:rsid w:val="2D2E2D56"/>
    <w:rsid w:val="2D53B5F8"/>
    <w:rsid w:val="2DEE55EA"/>
    <w:rsid w:val="2E218AA7"/>
    <w:rsid w:val="2E2C1889"/>
    <w:rsid w:val="2E3EF3ED"/>
    <w:rsid w:val="2E4DFD3A"/>
    <w:rsid w:val="2E6F0BD0"/>
    <w:rsid w:val="2E8E0E09"/>
    <w:rsid w:val="2EB30021"/>
    <w:rsid w:val="2EC4696E"/>
    <w:rsid w:val="2EC8BA8D"/>
    <w:rsid w:val="2ECCFA80"/>
    <w:rsid w:val="2ED0F07E"/>
    <w:rsid w:val="2EE567B5"/>
    <w:rsid w:val="2EE76082"/>
    <w:rsid w:val="2F0D5B71"/>
    <w:rsid w:val="2F15AE8C"/>
    <w:rsid w:val="2F4127BF"/>
    <w:rsid w:val="2F656D6C"/>
    <w:rsid w:val="2F685250"/>
    <w:rsid w:val="2F6A2449"/>
    <w:rsid w:val="2F70D534"/>
    <w:rsid w:val="2F760033"/>
    <w:rsid w:val="2FC179B2"/>
    <w:rsid w:val="2FCEA685"/>
    <w:rsid w:val="2FFB695C"/>
    <w:rsid w:val="2FFD3899"/>
    <w:rsid w:val="3029DE6A"/>
    <w:rsid w:val="306039CF"/>
    <w:rsid w:val="306A619F"/>
    <w:rsid w:val="306AAC7E"/>
    <w:rsid w:val="306CEA54"/>
    <w:rsid w:val="30AAF657"/>
    <w:rsid w:val="30BF2D87"/>
    <w:rsid w:val="30D5F103"/>
    <w:rsid w:val="30F4F808"/>
    <w:rsid w:val="310CA595"/>
    <w:rsid w:val="31112D13"/>
    <w:rsid w:val="311EB82C"/>
    <w:rsid w:val="313EA210"/>
    <w:rsid w:val="31734B8E"/>
    <w:rsid w:val="318BE188"/>
    <w:rsid w:val="31A6E3B0"/>
    <w:rsid w:val="31AAE4EB"/>
    <w:rsid w:val="31CB87AB"/>
    <w:rsid w:val="31CC7608"/>
    <w:rsid w:val="31E96D98"/>
    <w:rsid w:val="31F5F93D"/>
    <w:rsid w:val="32019E79"/>
    <w:rsid w:val="3201BB1F"/>
    <w:rsid w:val="3236DD10"/>
    <w:rsid w:val="324B536F"/>
    <w:rsid w:val="32763F9F"/>
    <w:rsid w:val="3278C881"/>
    <w:rsid w:val="32A100D7"/>
    <w:rsid w:val="32DFFE30"/>
    <w:rsid w:val="3326515B"/>
    <w:rsid w:val="33321932"/>
    <w:rsid w:val="33793F4D"/>
    <w:rsid w:val="3397DA91"/>
    <w:rsid w:val="33AC9C3E"/>
    <w:rsid w:val="33C5C49B"/>
    <w:rsid w:val="340D91C5"/>
    <w:rsid w:val="3412C809"/>
    <w:rsid w:val="34414F59"/>
    <w:rsid w:val="3465498D"/>
    <w:rsid w:val="34719B47"/>
    <w:rsid w:val="347838C8"/>
    <w:rsid w:val="348D1475"/>
    <w:rsid w:val="34BD3EBE"/>
    <w:rsid w:val="34C221BC"/>
    <w:rsid w:val="350416CA"/>
    <w:rsid w:val="35345891"/>
    <w:rsid w:val="353EB0E2"/>
    <w:rsid w:val="3589D63D"/>
    <w:rsid w:val="358E64C5"/>
    <w:rsid w:val="359DB51A"/>
    <w:rsid w:val="35B8D9F8"/>
    <w:rsid w:val="35BEBE4F"/>
    <w:rsid w:val="35C8692B"/>
    <w:rsid w:val="35CC195A"/>
    <w:rsid w:val="361F156A"/>
    <w:rsid w:val="362065F7"/>
    <w:rsid w:val="36240192"/>
    <w:rsid w:val="3649A5BF"/>
    <w:rsid w:val="365CC718"/>
    <w:rsid w:val="36752BD1"/>
    <w:rsid w:val="367C2D01"/>
    <w:rsid w:val="36B21389"/>
    <w:rsid w:val="36B30522"/>
    <w:rsid w:val="36B56E7E"/>
    <w:rsid w:val="36BEE02E"/>
    <w:rsid w:val="36C78DCD"/>
    <w:rsid w:val="36D1597B"/>
    <w:rsid w:val="36DD6ECD"/>
    <w:rsid w:val="36E98315"/>
    <w:rsid w:val="36F56D41"/>
    <w:rsid w:val="37084B5D"/>
    <w:rsid w:val="37163891"/>
    <w:rsid w:val="3727C4CD"/>
    <w:rsid w:val="37447F72"/>
    <w:rsid w:val="3767E9BB"/>
    <w:rsid w:val="376AD5F7"/>
    <w:rsid w:val="37A227C5"/>
    <w:rsid w:val="37D65257"/>
    <w:rsid w:val="37D78147"/>
    <w:rsid w:val="380B3250"/>
    <w:rsid w:val="38403B7C"/>
    <w:rsid w:val="38572308"/>
    <w:rsid w:val="3861DDF4"/>
    <w:rsid w:val="3869251E"/>
    <w:rsid w:val="3869CFA5"/>
    <w:rsid w:val="388351F9"/>
    <w:rsid w:val="38C04E8A"/>
    <w:rsid w:val="38E2E94E"/>
    <w:rsid w:val="38E8B89E"/>
    <w:rsid w:val="3935129F"/>
    <w:rsid w:val="393BD22E"/>
    <w:rsid w:val="39448976"/>
    <w:rsid w:val="3955EE2D"/>
    <w:rsid w:val="3967C480"/>
    <w:rsid w:val="399786B2"/>
    <w:rsid w:val="39BD161A"/>
    <w:rsid w:val="39EF5B12"/>
    <w:rsid w:val="39F680F0"/>
    <w:rsid w:val="3A0F9A79"/>
    <w:rsid w:val="3A143842"/>
    <w:rsid w:val="3A31A188"/>
    <w:rsid w:val="3A63AAEC"/>
    <w:rsid w:val="3A795E6D"/>
    <w:rsid w:val="3AA8AD89"/>
    <w:rsid w:val="3AAB227A"/>
    <w:rsid w:val="3AB24A36"/>
    <w:rsid w:val="3ABCAC48"/>
    <w:rsid w:val="3AEB5AD9"/>
    <w:rsid w:val="3AECAA79"/>
    <w:rsid w:val="3AF1BE8E"/>
    <w:rsid w:val="3AFA93EC"/>
    <w:rsid w:val="3B01D391"/>
    <w:rsid w:val="3B2C9250"/>
    <w:rsid w:val="3B69223F"/>
    <w:rsid w:val="3B868D54"/>
    <w:rsid w:val="3B889AC7"/>
    <w:rsid w:val="3B913AEA"/>
    <w:rsid w:val="3B918AC7"/>
    <w:rsid w:val="3BBDEE0D"/>
    <w:rsid w:val="3BCD71E9"/>
    <w:rsid w:val="3BD278CC"/>
    <w:rsid w:val="3BEBF992"/>
    <w:rsid w:val="3BEDC81B"/>
    <w:rsid w:val="3BF42853"/>
    <w:rsid w:val="3C38DA95"/>
    <w:rsid w:val="3C587CA9"/>
    <w:rsid w:val="3C5C221A"/>
    <w:rsid w:val="3C793213"/>
    <w:rsid w:val="3C820F19"/>
    <w:rsid w:val="3C9F6542"/>
    <w:rsid w:val="3CA8EA98"/>
    <w:rsid w:val="3CD2C915"/>
    <w:rsid w:val="3CDFDC77"/>
    <w:rsid w:val="3D06F936"/>
    <w:rsid w:val="3D1CC377"/>
    <w:rsid w:val="3D219276"/>
    <w:rsid w:val="3D24B002"/>
    <w:rsid w:val="3D29DB01"/>
    <w:rsid w:val="3D37D946"/>
    <w:rsid w:val="3D5809A0"/>
    <w:rsid w:val="3D9255AA"/>
    <w:rsid w:val="3DA2A1BC"/>
    <w:rsid w:val="3DAB15D6"/>
    <w:rsid w:val="3DD72B3F"/>
    <w:rsid w:val="3E00DCB8"/>
    <w:rsid w:val="3E0F4351"/>
    <w:rsid w:val="3E19B09A"/>
    <w:rsid w:val="3E294C4C"/>
    <w:rsid w:val="3E3B35A3"/>
    <w:rsid w:val="3E3E5E0C"/>
    <w:rsid w:val="3E63A01F"/>
    <w:rsid w:val="3E7331DC"/>
    <w:rsid w:val="3EAA5DF0"/>
    <w:rsid w:val="3EE64350"/>
    <w:rsid w:val="3EF9FE96"/>
    <w:rsid w:val="3F0A198E"/>
    <w:rsid w:val="3F1673CA"/>
    <w:rsid w:val="3F2C1458"/>
    <w:rsid w:val="3F3BEFF9"/>
    <w:rsid w:val="3F562314"/>
    <w:rsid w:val="3F674538"/>
    <w:rsid w:val="3F8BA594"/>
    <w:rsid w:val="3F922D9C"/>
    <w:rsid w:val="3FBC22D1"/>
    <w:rsid w:val="3FD4EB51"/>
    <w:rsid w:val="3FD70604"/>
    <w:rsid w:val="4007F41B"/>
    <w:rsid w:val="40190CB3"/>
    <w:rsid w:val="404464B0"/>
    <w:rsid w:val="40A5E9EF"/>
    <w:rsid w:val="40B3CD32"/>
    <w:rsid w:val="40C8B331"/>
    <w:rsid w:val="4118DDD8"/>
    <w:rsid w:val="412775F5"/>
    <w:rsid w:val="41277714"/>
    <w:rsid w:val="4128A419"/>
    <w:rsid w:val="412AB6E5"/>
    <w:rsid w:val="415D416C"/>
    <w:rsid w:val="416A8CB1"/>
    <w:rsid w:val="416E5505"/>
    <w:rsid w:val="41869BA6"/>
    <w:rsid w:val="41A3AF4C"/>
    <w:rsid w:val="41AEFFA2"/>
    <w:rsid w:val="41BA41EB"/>
    <w:rsid w:val="420FD36A"/>
    <w:rsid w:val="42532FAB"/>
    <w:rsid w:val="4253BF70"/>
    <w:rsid w:val="42561841"/>
    <w:rsid w:val="427B5787"/>
    <w:rsid w:val="42AF2CC0"/>
    <w:rsid w:val="42B81B6D"/>
    <w:rsid w:val="42CEC0A7"/>
    <w:rsid w:val="42F18E03"/>
    <w:rsid w:val="42F535B5"/>
    <w:rsid w:val="42F5B2AD"/>
    <w:rsid w:val="43714907"/>
    <w:rsid w:val="43894089"/>
    <w:rsid w:val="43C7E81D"/>
    <w:rsid w:val="4409F0BF"/>
    <w:rsid w:val="4432D5DD"/>
    <w:rsid w:val="44771BB2"/>
    <w:rsid w:val="44A46BD2"/>
    <w:rsid w:val="44C21347"/>
    <w:rsid w:val="44DD595F"/>
    <w:rsid w:val="44DEBAC4"/>
    <w:rsid w:val="44F9CC1C"/>
    <w:rsid w:val="45096548"/>
    <w:rsid w:val="453AFE84"/>
    <w:rsid w:val="45572943"/>
    <w:rsid w:val="45575181"/>
    <w:rsid w:val="459AAE45"/>
    <w:rsid w:val="459EF3D1"/>
    <w:rsid w:val="45BEA7F3"/>
    <w:rsid w:val="46168C4A"/>
    <w:rsid w:val="461F93F8"/>
    <w:rsid w:val="46246952"/>
    <w:rsid w:val="4628F15F"/>
    <w:rsid w:val="4646BE2B"/>
    <w:rsid w:val="465ED3B2"/>
    <w:rsid w:val="4677206F"/>
    <w:rsid w:val="469C2457"/>
    <w:rsid w:val="469D61D2"/>
    <w:rsid w:val="46A397B0"/>
    <w:rsid w:val="46B34A5F"/>
    <w:rsid w:val="46B74943"/>
    <w:rsid w:val="46D6621D"/>
    <w:rsid w:val="470BCBBB"/>
    <w:rsid w:val="472ACE76"/>
    <w:rsid w:val="4730F7FD"/>
    <w:rsid w:val="47582C09"/>
    <w:rsid w:val="47668D44"/>
    <w:rsid w:val="476E058A"/>
    <w:rsid w:val="4785F5F3"/>
    <w:rsid w:val="47C8A6D8"/>
    <w:rsid w:val="47CCB34A"/>
    <w:rsid w:val="480B1558"/>
    <w:rsid w:val="4847BCF3"/>
    <w:rsid w:val="484BC4DF"/>
    <w:rsid w:val="48684721"/>
    <w:rsid w:val="488DA8AF"/>
    <w:rsid w:val="48919E9F"/>
    <w:rsid w:val="48C13802"/>
    <w:rsid w:val="48C42FE4"/>
    <w:rsid w:val="48D54EF7"/>
    <w:rsid w:val="49138CE9"/>
    <w:rsid w:val="4918C1A6"/>
    <w:rsid w:val="4921C654"/>
    <w:rsid w:val="49360553"/>
    <w:rsid w:val="49373C4E"/>
    <w:rsid w:val="49529C54"/>
    <w:rsid w:val="4961BB03"/>
    <w:rsid w:val="496E6D60"/>
    <w:rsid w:val="49B4C500"/>
    <w:rsid w:val="4A0A0913"/>
    <w:rsid w:val="4A6A25CE"/>
    <w:rsid w:val="4A6FE9ED"/>
    <w:rsid w:val="4A8BE61E"/>
    <w:rsid w:val="4A9E2E06"/>
    <w:rsid w:val="4AB79856"/>
    <w:rsid w:val="4AFD51BA"/>
    <w:rsid w:val="4B0B0236"/>
    <w:rsid w:val="4B6B403F"/>
    <w:rsid w:val="4B6D822B"/>
    <w:rsid w:val="4B712758"/>
    <w:rsid w:val="4BAD69B2"/>
    <w:rsid w:val="4BEC3AF0"/>
    <w:rsid w:val="4BF2292D"/>
    <w:rsid w:val="4C023DED"/>
    <w:rsid w:val="4C323286"/>
    <w:rsid w:val="4C6EDD10"/>
    <w:rsid w:val="4C7A8279"/>
    <w:rsid w:val="4C97F15D"/>
    <w:rsid w:val="4CC55E1E"/>
    <w:rsid w:val="4D0DF1C5"/>
    <w:rsid w:val="4D3F665D"/>
    <w:rsid w:val="4D779ED6"/>
    <w:rsid w:val="4D7CC81E"/>
    <w:rsid w:val="4D83B089"/>
    <w:rsid w:val="4D9AF0DB"/>
    <w:rsid w:val="4DCE02E7"/>
    <w:rsid w:val="4DDC57B5"/>
    <w:rsid w:val="4DF53C8F"/>
    <w:rsid w:val="4DFCF417"/>
    <w:rsid w:val="4E0AAD71"/>
    <w:rsid w:val="4E2FAA65"/>
    <w:rsid w:val="4E352C26"/>
    <w:rsid w:val="4E3A76DB"/>
    <w:rsid w:val="4E4DE2E1"/>
    <w:rsid w:val="4E69FC8C"/>
    <w:rsid w:val="4E6B86FA"/>
    <w:rsid w:val="4E8F3654"/>
    <w:rsid w:val="4EAB8F17"/>
    <w:rsid w:val="4ED8EFFF"/>
    <w:rsid w:val="4EFE27FD"/>
    <w:rsid w:val="4F0884DD"/>
    <w:rsid w:val="4F2E8F2F"/>
    <w:rsid w:val="4F36523B"/>
    <w:rsid w:val="4F5BF18A"/>
    <w:rsid w:val="4F608D88"/>
    <w:rsid w:val="4F6BAB73"/>
    <w:rsid w:val="4F844275"/>
    <w:rsid w:val="4F915250"/>
    <w:rsid w:val="4FB6AB48"/>
    <w:rsid w:val="4FD0FC87"/>
    <w:rsid w:val="4FD29642"/>
    <w:rsid w:val="4FDEACDE"/>
    <w:rsid w:val="4FF7D4C3"/>
    <w:rsid w:val="50210E8D"/>
    <w:rsid w:val="50275DF3"/>
    <w:rsid w:val="507A5D59"/>
    <w:rsid w:val="508DA060"/>
    <w:rsid w:val="50BE1848"/>
    <w:rsid w:val="50F1E8D3"/>
    <w:rsid w:val="51179837"/>
    <w:rsid w:val="511E8727"/>
    <w:rsid w:val="515680D4"/>
    <w:rsid w:val="5156DF04"/>
    <w:rsid w:val="515B16E3"/>
    <w:rsid w:val="516BE0D1"/>
    <w:rsid w:val="51712E13"/>
    <w:rsid w:val="5176FDE9"/>
    <w:rsid w:val="518B7675"/>
    <w:rsid w:val="518C5C61"/>
    <w:rsid w:val="51ABCE8A"/>
    <w:rsid w:val="51B1F79E"/>
    <w:rsid w:val="51B40B8C"/>
    <w:rsid w:val="51C73DB1"/>
    <w:rsid w:val="51CB418C"/>
    <w:rsid w:val="51E4A22F"/>
    <w:rsid w:val="51E4AAD9"/>
    <w:rsid w:val="51E91EC8"/>
    <w:rsid w:val="52124A1A"/>
    <w:rsid w:val="5220D8F5"/>
    <w:rsid w:val="522E67B6"/>
    <w:rsid w:val="524F73AE"/>
    <w:rsid w:val="52723ACC"/>
    <w:rsid w:val="5285BDE9"/>
    <w:rsid w:val="528C9234"/>
    <w:rsid w:val="52CC90F5"/>
    <w:rsid w:val="52E485E9"/>
    <w:rsid w:val="52FD159A"/>
    <w:rsid w:val="530F8413"/>
    <w:rsid w:val="5314FCB5"/>
    <w:rsid w:val="533B8806"/>
    <w:rsid w:val="533E7677"/>
    <w:rsid w:val="537BC717"/>
    <w:rsid w:val="53835326"/>
    <w:rsid w:val="5389CD00"/>
    <w:rsid w:val="53CD45B4"/>
    <w:rsid w:val="54140B28"/>
    <w:rsid w:val="5416CC33"/>
    <w:rsid w:val="541FD2FF"/>
    <w:rsid w:val="54241C0E"/>
    <w:rsid w:val="54300C34"/>
    <w:rsid w:val="54373C92"/>
    <w:rsid w:val="5442EE19"/>
    <w:rsid w:val="545AAB0D"/>
    <w:rsid w:val="5484C779"/>
    <w:rsid w:val="548E90EE"/>
    <w:rsid w:val="5491684E"/>
    <w:rsid w:val="54A12236"/>
    <w:rsid w:val="54A6F3E3"/>
    <w:rsid w:val="54DA69EC"/>
    <w:rsid w:val="54FE0548"/>
    <w:rsid w:val="5512257B"/>
    <w:rsid w:val="551466F1"/>
    <w:rsid w:val="5545D6C7"/>
    <w:rsid w:val="55631339"/>
    <w:rsid w:val="556B30CF"/>
    <w:rsid w:val="557A4F84"/>
    <w:rsid w:val="55895F34"/>
    <w:rsid w:val="5594AA25"/>
    <w:rsid w:val="55B29C94"/>
    <w:rsid w:val="55B5AA0D"/>
    <w:rsid w:val="55CF1F72"/>
    <w:rsid w:val="5601A2BB"/>
    <w:rsid w:val="560431B7"/>
    <w:rsid w:val="563B1F56"/>
    <w:rsid w:val="565AAA02"/>
    <w:rsid w:val="56697345"/>
    <w:rsid w:val="567ABCE3"/>
    <w:rsid w:val="56A820D7"/>
    <w:rsid w:val="56DF3915"/>
    <w:rsid w:val="57163EE2"/>
    <w:rsid w:val="573AC60C"/>
    <w:rsid w:val="57886C83"/>
    <w:rsid w:val="57AB0E60"/>
    <w:rsid w:val="57B8F652"/>
    <w:rsid w:val="57BD311C"/>
    <w:rsid w:val="57BEEF5B"/>
    <w:rsid w:val="57D65D7D"/>
    <w:rsid w:val="58BBE48E"/>
    <w:rsid w:val="58CE6B14"/>
    <w:rsid w:val="592B2889"/>
    <w:rsid w:val="593A6A3D"/>
    <w:rsid w:val="59566634"/>
    <w:rsid w:val="59884923"/>
    <w:rsid w:val="599DD11A"/>
    <w:rsid w:val="59B3D396"/>
    <w:rsid w:val="59B51182"/>
    <w:rsid w:val="59E87072"/>
    <w:rsid w:val="59F970DC"/>
    <w:rsid w:val="59FFCCF7"/>
    <w:rsid w:val="5A107746"/>
    <w:rsid w:val="5A451419"/>
    <w:rsid w:val="5A4E0584"/>
    <w:rsid w:val="5A6B6EEF"/>
    <w:rsid w:val="5A730CFE"/>
    <w:rsid w:val="5A763352"/>
    <w:rsid w:val="5ACF294D"/>
    <w:rsid w:val="5AFD631A"/>
    <w:rsid w:val="5B58A983"/>
    <w:rsid w:val="5B863592"/>
    <w:rsid w:val="5B8B8905"/>
    <w:rsid w:val="5B9F6887"/>
    <w:rsid w:val="5BC48724"/>
    <w:rsid w:val="5BC524AA"/>
    <w:rsid w:val="5BC7C7EA"/>
    <w:rsid w:val="5BE65784"/>
    <w:rsid w:val="5C110D74"/>
    <w:rsid w:val="5C314DAC"/>
    <w:rsid w:val="5C56CA6D"/>
    <w:rsid w:val="5C7E7F83"/>
    <w:rsid w:val="5C8E1D21"/>
    <w:rsid w:val="5CA1B5BA"/>
    <w:rsid w:val="5CB9CD91"/>
    <w:rsid w:val="5CBC2255"/>
    <w:rsid w:val="5CD60B10"/>
    <w:rsid w:val="5CE48833"/>
    <w:rsid w:val="5CFB2786"/>
    <w:rsid w:val="5D80BE48"/>
    <w:rsid w:val="5D8CFA48"/>
    <w:rsid w:val="5D999C85"/>
    <w:rsid w:val="5D9A99DD"/>
    <w:rsid w:val="5D9D23D5"/>
    <w:rsid w:val="5DDBFBDB"/>
    <w:rsid w:val="5E090F88"/>
    <w:rsid w:val="5E269419"/>
    <w:rsid w:val="5E2DDDFE"/>
    <w:rsid w:val="5E2E2338"/>
    <w:rsid w:val="5E352A1D"/>
    <w:rsid w:val="5E52BB2E"/>
    <w:rsid w:val="5E87E8B2"/>
    <w:rsid w:val="5EA9BDB8"/>
    <w:rsid w:val="5EB65908"/>
    <w:rsid w:val="5F25EA86"/>
    <w:rsid w:val="5F5DBDE8"/>
    <w:rsid w:val="5F76F8FB"/>
    <w:rsid w:val="5F83390E"/>
    <w:rsid w:val="5FA1B5D4"/>
    <w:rsid w:val="5FF4D4B8"/>
    <w:rsid w:val="60097D2E"/>
    <w:rsid w:val="605BE2D7"/>
    <w:rsid w:val="607C8880"/>
    <w:rsid w:val="6093570E"/>
    <w:rsid w:val="6095C8AE"/>
    <w:rsid w:val="60973C32"/>
    <w:rsid w:val="60D40E83"/>
    <w:rsid w:val="60DBAEF0"/>
    <w:rsid w:val="60DBAEF0"/>
    <w:rsid w:val="60E9F402"/>
    <w:rsid w:val="610148E8"/>
    <w:rsid w:val="61095016"/>
    <w:rsid w:val="610EC115"/>
    <w:rsid w:val="611B4DCB"/>
    <w:rsid w:val="6131E049"/>
    <w:rsid w:val="61389F32"/>
    <w:rsid w:val="617495FE"/>
    <w:rsid w:val="617EA2DF"/>
    <w:rsid w:val="61CCD423"/>
    <w:rsid w:val="61D5A69F"/>
    <w:rsid w:val="62099BB2"/>
    <w:rsid w:val="623895AB"/>
    <w:rsid w:val="623973E8"/>
    <w:rsid w:val="624CEDE8"/>
    <w:rsid w:val="62708702"/>
    <w:rsid w:val="62A2B5FE"/>
    <w:rsid w:val="62E67DFD"/>
    <w:rsid w:val="63014F21"/>
    <w:rsid w:val="6305D064"/>
    <w:rsid w:val="63191024"/>
    <w:rsid w:val="6335BF57"/>
    <w:rsid w:val="634CDD97"/>
    <w:rsid w:val="6354C7EE"/>
    <w:rsid w:val="636A2D9C"/>
    <w:rsid w:val="6392FF53"/>
    <w:rsid w:val="63BD4F55"/>
    <w:rsid w:val="63C58982"/>
    <w:rsid w:val="64088D2F"/>
    <w:rsid w:val="641C9988"/>
    <w:rsid w:val="642D0CCD"/>
    <w:rsid w:val="643B077F"/>
    <w:rsid w:val="64578F9F"/>
    <w:rsid w:val="64AEF87D"/>
    <w:rsid w:val="64C9EA38"/>
    <w:rsid w:val="64E74BAF"/>
    <w:rsid w:val="64EC5D33"/>
    <w:rsid w:val="65189A95"/>
    <w:rsid w:val="653AE9FB"/>
    <w:rsid w:val="653BC6D3"/>
    <w:rsid w:val="658E96A3"/>
    <w:rsid w:val="65A0FEBF"/>
    <w:rsid w:val="65A67D0C"/>
    <w:rsid w:val="65A76E5C"/>
    <w:rsid w:val="65D838D6"/>
    <w:rsid w:val="65DA56C0"/>
    <w:rsid w:val="65E23238"/>
    <w:rsid w:val="65E599B6"/>
    <w:rsid w:val="65E7E537"/>
    <w:rsid w:val="65EB4996"/>
    <w:rsid w:val="65EDB434"/>
    <w:rsid w:val="660C396C"/>
    <w:rsid w:val="6637FBFC"/>
    <w:rsid w:val="6650B0E6"/>
    <w:rsid w:val="66555107"/>
    <w:rsid w:val="666D6019"/>
    <w:rsid w:val="666EB294"/>
    <w:rsid w:val="6679F3DF"/>
    <w:rsid w:val="66A1E489"/>
    <w:rsid w:val="66C6BD17"/>
    <w:rsid w:val="67296430"/>
    <w:rsid w:val="67377F2D"/>
    <w:rsid w:val="673BD6EB"/>
    <w:rsid w:val="67558082"/>
    <w:rsid w:val="675961DC"/>
    <w:rsid w:val="67685382"/>
    <w:rsid w:val="6787F970"/>
    <w:rsid w:val="678F4832"/>
    <w:rsid w:val="678F6E26"/>
    <w:rsid w:val="6793716D"/>
    <w:rsid w:val="67B30DDF"/>
    <w:rsid w:val="67BCDFFF"/>
    <w:rsid w:val="67BE38F9"/>
    <w:rsid w:val="67C65E8C"/>
    <w:rsid w:val="67DA61F8"/>
    <w:rsid w:val="67EC8147"/>
    <w:rsid w:val="67FE58CF"/>
    <w:rsid w:val="68321494"/>
    <w:rsid w:val="685FAA41"/>
    <w:rsid w:val="686A277D"/>
    <w:rsid w:val="6890C078"/>
    <w:rsid w:val="6900AA9D"/>
    <w:rsid w:val="694F20C4"/>
    <w:rsid w:val="6954374D"/>
    <w:rsid w:val="695BDA16"/>
    <w:rsid w:val="69787E2B"/>
    <w:rsid w:val="697FA409"/>
    <w:rsid w:val="698851A8"/>
    <w:rsid w:val="69931EF3"/>
    <w:rsid w:val="69F16983"/>
    <w:rsid w:val="6A1B16BF"/>
    <w:rsid w:val="6A3E23F8"/>
    <w:rsid w:val="6A830924"/>
    <w:rsid w:val="6A925282"/>
    <w:rsid w:val="6AA9A97C"/>
    <w:rsid w:val="6AAD25D3"/>
    <w:rsid w:val="6AE587C7"/>
    <w:rsid w:val="6AF35FCC"/>
    <w:rsid w:val="6B0C080A"/>
    <w:rsid w:val="6B0C6106"/>
    <w:rsid w:val="6B333B06"/>
    <w:rsid w:val="6B545071"/>
    <w:rsid w:val="6BB66CD6"/>
    <w:rsid w:val="6BE9DAC9"/>
    <w:rsid w:val="6BFBF8B5"/>
    <w:rsid w:val="6C1ED985"/>
    <w:rsid w:val="6C26C70B"/>
    <w:rsid w:val="6C42F5FB"/>
    <w:rsid w:val="6C6BC475"/>
    <w:rsid w:val="6C6F8B55"/>
    <w:rsid w:val="6C8EC6AE"/>
    <w:rsid w:val="6CA1B4D7"/>
    <w:rsid w:val="6CA44C65"/>
    <w:rsid w:val="6CA6CA0D"/>
    <w:rsid w:val="6CAC90FD"/>
    <w:rsid w:val="6CBCC3D2"/>
    <w:rsid w:val="6CEF2E94"/>
    <w:rsid w:val="6D21D913"/>
    <w:rsid w:val="6D584E8B"/>
    <w:rsid w:val="6D84086B"/>
    <w:rsid w:val="6DA26D4F"/>
    <w:rsid w:val="6DBAA9E6"/>
    <w:rsid w:val="6DD82726"/>
    <w:rsid w:val="6DDC80AD"/>
    <w:rsid w:val="6DF5F6D4"/>
    <w:rsid w:val="6E17D414"/>
    <w:rsid w:val="6E19B01B"/>
    <w:rsid w:val="6E45BB21"/>
    <w:rsid w:val="6E47512F"/>
    <w:rsid w:val="6E4BEF4E"/>
    <w:rsid w:val="6E53152C"/>
    <w:rsid w:val="6E6A2F2C"/>
    <w:rsid w:val="6E70CC7E"/>
    <w:rsid w:val="6E9400E2"/>
    <w:rsid w:val="6EDD046D"/>
    <w:rsid w:val="6EF234D8"/>
    <w:rsid w:val="6EF24BB3"/>
    <w:rsid w:val="6EF7A522"/>
    <w:rsid w:val="6F352A6D"/>
    <w:rsid w:val="6F6FEC21"/>
    <w:rsid w:val="6F84E005"/>
    <w:rsid w:val="6F84F7D2"/>
    <w:rsid w:val="6FAFEFF2"/>
    <w:rsid w:val="6FB2A2B2"/>
    <w:rsid w:val="6FEBED94"/>
    <w:rsid w:val="700C44F4"/>
    <w:rsid w:val="7030C6B9"/>
    <w:rsid w:val="706CE6B1"/>
    <w:rsid w:val="706F5F44"/>
    <w:rsid w:val="708E1C14"/>
    <w:rsid w:val="70918676"/>
    <w:rsid w:val="70B3C751"/>
    <w:rsid w:val="70BE3878"/>
    <w:rsid w:val="70CA8564"/>
    <w:rsid w:val="70D023FC"/>
    <w:rsid w:val="70FA382E"/>
    <w:rsid w:val="7103FAB8"/>
    <w:rsid w:val="71053833"/>
    <w:rsid w:val="710970B0"/>
    <w:rsid w:val="714B2B41"/>
    <w:rsid w:val="71634C5C"/>
    <w:rsid w:val="716D46E0"/>
    <w:rsid w:val="717D9E69"/>
    <w:rsid w:val="718BF76D"/>
    <w:rsid w:val="718D4363"/>
    <w:rsid w:val="7193638D"/>
    <w:rsid w:val="71B56B98"/>
    <w:rsid w:val="71C75D0E"/>
    <w:rsid w:val="71D45BD3"/>
    <w:rsid w:val="71D6D17D"/>
    <w:rsid w:val="7201B696"/>
    <w:rsid w:val="7259BC13"/>
    <w:rsid w:val="72BE44D1"/>
    <w:rsid w:val="72E240E9"/>
    <w:rsid w:val="72EEA2EF"/>
    <w:rsid w:val="72F2A9FA"/>
    <w:rsid w:val="730403D5"/>
    <w:rsid w:val="730A6503"/>
    <w:rsid w:val="7318671D"/>
    <w:rsid w:val="732F33EE"/>
    <w:rsid w:val="733E32CD"/>
    <w:rsid w:val="735839F1"/>
    <w:rsid w:val="7390F1E1"/>
    <w:rsid w:val="73A4D988"/>
    <w:rsid w:val="73AFCC07"/>
    <w:rsid w:val="73E426F7"/>
    <w:rsid w:val="73ECEE44"/>
    <w:rsid w:val="746B068F"/>
    <w:rsid w:val="7482433A"/>
    <w:rsid w:val="748537A9"/>
    <w:rsid w:val="749FEF74"/>
    <w:rsid w:val="74A4E7A2"/>
    <w:rsid w:val="74FB78A3"/>
    <w:rsid w:val="7529A279"/>
    <w:rsid w:val="756AE1D4"/>
    <w:rsid w:val="75A59EE5"/>
    <w:rsid w:val="75A5BD55"/>
    <w:rsid w:val="75BAF905"/>
    <w:rsid w:val="75C24E18"/>
    <w:rsid w:val="75F26B81"/>
    <w:rsid w:val="763DD8D6"/>
    <w:rsid w:val="7659AD45"/>
    <w:rsid w:val="76BB2B4A"/>
    <w:rsid w:val="76D9D357"/>
    <w:rsid w:val="76FCA629"/>
    <w:rsid w:val="76FD8482"/>
    <w:rsid w:val="76FD8912"/>
    <w:rsid w:val="77091AAD"/>
    <w:rsid w:val="7744A7A0"/>
    <w:rsid w:val="7751C9F1"/>
    <w:rsid w:val="775BA070"/>
    <w:rsid w:val="7781BB34"/>
    <w:rsid w:val="77A0A7DD"/>
    <w:rsid w:val="77DDD626"/>
    <w:rsid w:val="77F895B1"/>
    <w:rsid w:val="77FC8487"/>
    <w:rsid w:val="78288373"/>
    <w:rsid w:val="782A65B3"/>
    <w:rsid w:val="783292EC"/>
    <w:rsid w:val="785CA94A"/>
    <w:rsid w:val="7889A42B"/>
    <w:rsid w:val="7889D8A2"/>
    <w:rsid w:val="789A1020"/>
    <w:rsid w:val="78C2E456"/>
    <w:rsid w:val="78D799B2"/>
    <w:rsid w:val="78E52D2D"/>
    <w:rsid w:val="78F721BB"/>
    <w:rsid w:val="78F9EEDA"/>
    <w:rsid w:val="7916E075"/>
    <w:rsid w:val="796E38BF"/>
    <w:rsid w:val="7992865D"/>
    <w:rsid w:val="799ABD60"/>
    <w:rsid w:val="79D99C63"/>
    <w:rsid w:val="79DDAF4E"/>
    <w:rsid w:val="7A3868BC"/>
    <w:rsid w:val="7A4345E2"/>
    <w:rsid w:val="7A44843A"/>
    <w:rsid w:val="7A4B5E81"/>
    <w:rsid w:val="7A813155"/>
    <w:rsid w:val="7A86AE7D"/>
    <w:rsid w:val="7A8C977C"/>
    <w:rsid w:val="7A92F21C"/>
    <w:rsid w:val="7AA11A74"/>
    <w:rsid w:val="7AC313B7"/>
    <w:rsid w:val="7ADB4D89"/>
    <w:rsid w:val="7AE78A3D"/>
    <w:rsid w:val="7B23C0B9"/>
    <w:rsid w:val="7B368DC1"/>
    <w:rsid w:val="7B79EF28"/>
    <w:rsid w:val="7B87BCE3"/>
    <w:rsid w:val="7B8E35AC"/>
    <w:rsid w:val="7BB37830"/>
    <w:rsid w:val="7C0C32CA"/>
    <w:rsid w:val="7C15B841"/>
    <w:rsid w:val="7C2F98FB"/>
    <w:rsid w:val="7C57A0CF"/>
    <w:rsid w:val="7C9A0174"/>
    <w:rsid w:val="7CA9C156"/>
    <w:rsid w:val="7CD25E22"/>
    <w:rsid w:val="7CEE51AD"/>
    <w:rsid w:val="7D39B494"/>
    <w:rsid w:val="7D701965"/>
    <w:rsid w:val="7D9F75F3"/>
    <w:rsid w:val="7DA122B1"/>
    <w:rsid w:val="7DAC604A"/>
    <w:rsid w:val="7DB49C4C"/>
    <w:rsid w:val="7DCC999B"/>
    <w:rsid w:val="7DCECECD"/>
    <w:rsid w:val="7DE323C3"/>
    <w:rsid w:val="7DEA5198"/>
    <w:rsid w:val="7E0C3D63"/>
    <w:rsid w:val="7E2457C1"/>
    <w:rsid w:val="7E46CE93"/>
    <w:rsid w:val="7E6A448F"/>
    <w:rsid w:val="7E79D082"/>
    <w:rsid w:val="7E9CB4F5"/>
    <w:rsid w:val="7EB54287"/>
    <w:rsid w:val="7ECE3A44"/>
    <w:rsid w:val="7EDBB09F"/>
    <w:rsid w:val="7EDFA6D5"/>
    <w:rsid w:val="7F105D03"/>
    <w:rsid w:val="7F1E134C"/>
    <w:rsid w:val="7F360840"/>
    <w:rsid w:val="7F390346"/>
    <w:rsid w:val="7F43D766"/>
    <w:rsid w:val="7F8621F9"/>
    <w:rsid w:val="7F996B2B"/>
    <w:rsid w:val="7FBF0393"/>
    <w:rsid w:val="7FF05A3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B180A"/>
  <w15:chartTrackingRefBased/>
  <w15:docId w15:val="{5CD70078-4CB0-4913-BE64-59AC114D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68316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pPr>
      <w:ind w:left="720"/>
      <w:contextualSpacing/>
    </w:pPr>
  </w:style>
  <w:style w:type="paragraph" w:styleId="Textodecomentrio">
    <w:name w:val="annotation text"/>
    <w:basedOn w:val="Normal"/>
    <w:link w:val="TextodecomentrioChar"/>
    <w:uiPriority w:val="99"/>
    <w:unhideWhenUsed/>
    <w:pPr>
      <w:spacing w:line="240" w:lineRule="auto"/>
    </w:pPr>
    <w:rPr>
      <w:sz w:val="20"/>
      <w:szCs w:val="20"/>
    </w:rPr>
  </w:style>
  <w:style w:type="character" w:styleId="TextodecomentrioChar" w:customStyle="1">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character" w:styleId="Ttulo1Char" w:customStyle="1">
    <w:name w:val="Título 1 Char"/>
    <w:basedOn w:val="Fontepargpadro"/>
    <w:link w:val="Ttulo1"/>
    <w:uiPriority w:val="9"/>
    <w:rsid w:val="0068316B"/>
    <w:rPr>
      <w:rFonts w:asciiTheme="majorHAnsi" w:hAnsiTheme="majorHAnsi" w:eastAsiaTheme="majorEastAsia" w:cstheme="majorBidi"/>
      <w:color w:val="2F5496" w:themeColor="accent1" w:themeShade="BF"/>
      <w:sz w:val="32"/>
      <w:szCs w:val="32"/>
    </w:rPr>
  </w:style>
  <w:style w:type="character" w:styleId="Hyperlink">
    <w:name w:val="Hyperlink"/>
    <w:basedOn w:val="Fontepargpadro"/>
    <w:uiPriority w:val="99"/>
    <w:unhideWhenUsed/>
    <w:rsid w:val="00F040E4"/>
    <w:rPr>
      <w:color w:val="0563C1" w:themeColor="hyperlink"/>
      <w:u w:val="single"/>
    </w:rPr>
  </w:style>
  <w:style w:type="character" w:styleId="MenoPendente">
    <w:name w:val="Unresolved Mention"/>
    <w:basedOn w:val="Fontepargpadro"/>
    <w:uiPriority w:val="99"/>
    <w:semiHidden/>
    <w:unhideWhenUsed/>
    <w:rsid w:val="00F040E4"/>
    <w:rPr>
      <w:color w:val="605E5C"/>
      <w:shd w:val="clear" w:color="auto" w:fill="E1DFDD"/>
    </w:rPr>
  </w:style>
  <w:style w:type="paragraph" w:styleId="CabealhodoSumrio">
    <w:name w:val="TOC Heading"/>
    <w:basedOn w:val="Ttulo1"/>
    <w:next w:val="Normal"/>
    <w:uiPriority w:val="39"/>
    <w:unhideWhenUsed/>
    <w:qFormat/>
    <w:rsid w:val="00A607A6"/>
    <w:pPr>
      <w:outlineLvl w:val="9"/>
    </w:pPr>
    <w:rPr>
      <w:lang w:eastAsia="pt-BR"/>
    </w:rPr>
  </w:style>
  <w:style w:type="paragraph" w:styleId="Sumrio1">
    <w:name w:val="toc 1"/>
    <w:basedOn w:val="Normal"/>
    <w:next w:val="Normal"/>
    <w:autoRedefine/>
    <w:uiPriority w:val="39"/>
    <w:unhideWhenUsed/>
    <w:rsid w:val="00A607A6"/>
    <w:pPr>
      <w:spacing w:after="100"/>
    </w:pPr>
  </w:style>
  <w:style w:type="paragraph" w:styleId="Textodenotaderodap">
    <w:name w:val="footnote text"/>
    <w:basedOn w:val="Normal"/>
    <w:link w:val="TextodenotaderodapChar"/>
    <w:uiPriority w:val="99"/>
    <w:semiHidden/>
    <w:unhideWhenUsed/>
    <w:rsid w:val="00B57C10"/>
    <w:pPr>
      <w:spacing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B57C10"/>
    <w:rPr>
      <w:sz w:val="20"/>
      <w:szCs w:val="20"/>
    </w:rPr>
  </w:style>
  <w:style w:type="character" w:styleId="Refdenotaderodap">
    <w:name w:val="footnote reference"/>
    <w:basedOn w:val="Fontepargpadro"/>
    <w:uiPriority w:val="99"/>
    <w:semiHidden/>
    <w:unhideWhenUsed/>
    <w:rsid w:val="00B57C10"/>
    <w:rPr>
      <w:vertAlign w:val="superscript"/>
    </w:rPr>
  </w:style>
  <w:style w:type="paragraph" w:styleId="Assuntodocomentrio">
    <w:name w:val="annotation subject"/>
    <w:basedOn w:val="Textodecomentrio"/>
    <w:next w:val="Textodecomentrio"/>
    <w:link w:val="AssuntodocomentrioChar"/>
    <w:uiPriority w:val="99"/>
    <w:semiHidden/>
    <w:unhideWhenUsed/>
    <w:rsid w:val="000B6292"/>
    <w:rPr>
      <w:b/>
      <w:bCs/>
    </w:rPr>
  </w:style>
  <w:style w:type="character" w:styleId="AssuntodocomentrioChar" w:customStyle="1">
    <w:name w:val="Assunto do comentário Char"/>
    <w:basedOn w:val="TextodecomentrioChar"/>
    <w:link w:val="Assuntodocomentrio"/>
    <w:uiPriority w:val="99"/>
    <w:semiHidden/>
    <w:rsid w:val="000B6292"/>
    <w:rPr>
      <w:b/>
      <w:bCs/>
      <w:sz w:val="20"/>
      <w:szCs w:val="20"/>
    </w:rPr>
  </w:style>
  <w:style w:type="character" w:styleId="Meno">
    <w:name w:val="Mention"/>
    <w:basedOn w:val="Fontepargpadro"/>
    <w:uiPriority w:val="99"/>
    <w:unhideWhenUsed/>
    <w:rsid w:val="000B6292"/>
    <w:rPr>
      <w:color w:val="2B579A"/>
      <w:shd w:val="clear" w:color="auto" w:fill="E1DFDD"/>
    </w:rPr>
  </w:style>
  <w:style w:type="paragraph" w:styleId="Cabealho">
    <w:name w:val="header"/>
    <w:basedOn w:val="Normal"/>
    <w:link w:val="CabealhoChar"/>
    <w:uiPriority w:val="99"/>
    <w:unhideWhenUsed/>
    <w:rsid w:val="00EA0B8F"/>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EA0B8F"/>
  </w:style>
  <w:style w:type="paragraph" w:styleId="Rodap">
    <w:name w:val="footer"/>
    <w:basedOn w:val="Normal"/>
    <w:link w:val="RodapChar"/>
    <w:uiPriority w:val="99"/>
    <w:unhideWhenUsed/>
    <w:rsid w:val="00EA0B8F"/>
    <w:pPr>
      <w:tabs>
        <w:tab w:val="center" w:pos="4252"/>
        <w:tab w:val="right" w:pos="8504"/>
      </w:tabs>
      <w:spacing w:after="0" w:line="240" w:lineRule="auto"/>
    </w:pPr>
  </w:style>
  <w:style w:type="character" w:styleId="RodapChar" w:customStyle="1">
    <w:name w:val="Rodapé Char"/>
    <w:basedOn w:val="Fontepargpadro"/>
    <w:link w:val="Rodap"/>
    <w:uiPriority w:val="99"/>
    <w:rsid w:val="00EA0B8F"/>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deLista2-nfase1">
    <w:name w:val="List Table 2 Accent 1"/>
    <w:basedOn w:val="Tabelanormal"/>
    <w:uiPriority w:val="47"/>
    <w:pPr>
      <w:spacing w:after="0" w:line="240" w:lineRule="auto"/>
    </w:pPr>
    <w:tblPr>
      <w:tblStyleRowBandSize w:val="1"/>
      <w:tblStyleColBandSize w:val="1"/>
      <w:tblBorders>
        <w:top w:val="single" w:color="8EAADB" w:themeColor="accent1" w:themeTint="99" w:sz="4" w:space="0"/>
        <w:bottom w:val="single" w:color="8EAADB" w:themeColor="accent1" w:themeTint="99" w:sz="4" w:space="0"/>
        <w:insideH w:val="single" w:color="8EAADB"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SimplesTabela2">
    <w:name w:val="Plain Table 2"/>
    <w:basedOn w:val="Tabela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Legenda">
    <w:name w:val="caption"/>
    <w:basedOn w:val="Normal"/>
    <w:next w:val="Normal"/>
    <w:uiPriority w:val="35"/>
    <w:unhideWhenUsed/>
    <w:qFormat/>
    <w:rsid w:val="004875E8"/>
    <w:pPr>
      <w:spacing w:after="200" w:line="240" w:lineRule="auto"/>
    </w:pPr>
    <w:rPr>
      <w:i/>
      <w:iCs/>
      <w:color w:val="44546A" w:themeColor="text2"/>
      <w:sz w:val="18"/>
      <w:szCs w:val="18"/>
    </w:rPr>
  </w:style>
  <w:style w:type="character" w:styleId="normaltextrun" w:customStyle="1">
    <w:name w:val="normaltextrun"/>
    <w:basedOn w:val="Fontepargpadro"/>
    <w:rsid w:val="006217B4"/>
  </w:style>
  <w:style w:type="paragraph" w:styleId="msonormal0" w:customStyle="1">
    <w:name w:val="msonormal"/>
    <w:basedOn w:val="Normal"/>
    <w:rsid w:val="00CE47C3"/>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outlineelement" w:customStyle="1">
    <w:name w:val="outlineelement"/>
    <w:basedOn w:val="Normal"/>
    <w:rsid w:val="00CE47C3"/>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paragraph" w:customStyle="1">
    <w:name w:val="paragraph"/>
    <w:basedOn w:val="Normal"/>
    <w:rsid w:val="00CE47C3"/>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textrun" w:customStyle="1">
    <w:name w:val="textrun"/>
    <w:basedOn w:val="Fontepargpadro"/>
    <w:rsid w:val="00CE47C3"/>
  </w:style>
  <w:style w:type="character" w:styleId="eop" w:customStyle="1">
    <w:name w:val="eop"/>
    <w:basedOn w:val="Fontepargpadro"/>
    <w:rsid w:val="00CE47C3"/>
  </w:style>
  <w:style w:type="character" w:styleId="HiperlinkVisitado">
    <w:name w:val="FollowedHyperlink"/>
    <w:basedOn w:val="Fontepargpadro"/>
    <w:uiPriority w:val="99"/>
    <w:semiHidden/>
    <w:unhideWhenUsed/>
    <w:rsid w:val="00CE47C3"/>
    <w:rPr>
      <w:color w:val="800080"/>
      <w:u w:val="single"/>
    </w:rPr>
  </w:style>
  <w:style w:type="character" w:styleId="superscript" w:customStyle="1">
    <w:name w:val="superscript"/>
    <w:basedOn w:val="Fontepargpadro"/>
    <w:rsid w:val="00CE4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46904">
      <w:bodyDiv w:val="1"/>
      <w:marLeft w:val="0"/>
      <w:marRight w:val="0"/>
      <w:marTop w:val="0"/>
      <w:marBottom w:val="0"/>
      <w:divBdr>
        <w:top w:val="none" w:sz="0" w:space="0" w:color="auto"/>
        <w:left w:val="none" w:sz="0" w:space="0" w:color="auto"/>
        <w:bottom w:val="none" w:sz="0" w:space="0" w:color="auto"/>
        <w:right w:val="none" w:sz="0" w:space="0" w:color="auto"/>
      </w:divBdr>
      <w:divsChild>
        <w:div w:id="2052024914">
          <w:marLeft w:val="0"/>
          <w:marRight w:val="0"/>
          <w:marTop w:val="0"/>
          <w:marBottom w:val="0"/>
          <w:divBdr>
            <w:top w:val="none" w:sz="0" w:space="0" w:color="auto"/>
            <w:left w:val="none" w:sz="0" w:space="0" w:color="auto"/>
            <w:bottom w:val="none" w:sz="0" w:space="0" w:color="auto"/>
            <w:right w:val="none" w:sz="0" w:space="0" w:color="auto"/>
          </w:divBdr>
          <w:divsChild>
            <w:div w:id="736636379">
              <w:marLeft w:val="0"/>
              <w:marRight w:val="0"/>
              <w:marTop w:val="0"/>
              <w:marBottom w:val="0"/>
              <w:divBdr>
                <w:top w:val="none" w:sz="0" w:space="0" w:color="auto"/>
                <w:left w:val="none" w:sz="0" w:space="0" w:color="auto"/>
                <w:bottom w:val="none" w:sz="0" w:space="0" w:color="auto"/>
                <w:right w:val="none" w:sz="0" w:space="0" w:color="auto"/>
              </w:divBdr>
            </w:div>
            <w:div w:id="1362902939">
              <w:marLeft w:val="0"/>
              <w:marRight w:val="0"/>
              <w:marTop w:val="0"/>
              <w:marBottom w:val="0"/>
              <w:divBdr>
                <w:top w:val="none" w:sz="0" w:space="0" w:color="auto"/>
                <w:left w:val="none" w:sz="0" w:space="0" w:color="auto"/>
                <w:bottom w:val="none" w:sz="0" w:space="0" w:color="auto"/>
                <w:right w:val="none" w:sz="0" w:space="0" w:color="auto"/>
              </w:divBdr>
            </w:div>
            <w:div w:id="1236548508">
              <w:marLeft w:val="0"/>
              <w:marRight w:val="0"/>
              <w:marTop w:val="0"/>
              <w:marBottom w:val="0"/>
              <w:divBdr>
                <w:top w:val="none" w:sz="0" w:space="0" w:color="auto"/>
                <w:left w:val="none" w:sz="0" w:space="0" w:color="auto"/>
                <w:bottom w:val="none" w:sz="0" w:space="0" w:color="auto"/>
                <w:right w:val="none" w:sz="0" w:space="0" w:color="auto"/>
              </w:divBdr>
            </w:div>
          </w:divsChild>
        </w:div>
        <w:div w:id="201487">
          <w:marLeft w:val="0"/>
          <w:marRight w:val="0"/>
          <w:marTop w:val="0"/>
          <w:marBottom w:val="0"/>
          <w:divBdr>
            <w:top w:val="none" w:sz="0" w:space="0" w:color="auto"/>
            <w:left w:val="none" w:sz="0" w:space="0" w:color="auto"/>
            <w:bottom w:val="none" w:sz="0" w:space="0" w:color="auto"/>
            <w:right w:val="none" w:sz="0" w:space="0" w:color="auto"/>
          </w:divBdr>
        </w:div>
        <w:div w:id="1148937982">
          <w:marLeft w:val="0"/>
          <w:marRight w:val="0"/>
          <w:marTop w:val="0"/>
          <w:marBottom w:val="0"/>
          <w:divBdr>
            <w:top w:val="none" w:sz="0" w:space="0" w:color="auto"/>
            <w:left w:val="none" w:sz="0" w:space="0" w:color="auto"/>
            <w:bottom w:val="none" w:sz="0" w:space="0" w:color="auto"/>
            <w:right w:val="none" w:sz="0" w:space="0" w:color="auto"/>
          </w:divBdr>
        </w:div>
        <w:div w:id="1364674223">
          <w:marLeft w:val="0"/>
          <w:marRight w:val="0"/>
          <w:marTop w:val="0"/>
          <w:marBottom w:val="0"/>
          <w:divBdr>
            <w:top w:val="none" w:sz="0" w:space="0" w:color="auto"/>
            <w:left w:val="none" w:sz="0" w:space="0" w:color="auto"/>
            <w:bottom w:val="none" w:sz="0" w:space="0" w:color="auto"/>
            <w:right w:val="none" w:sz="0" w:space="0" w:color="auto"/>
          </w:divBdr>
        </w:div>
        <w:div w:id="1396318793">
          <w:marLeft w:val="0"/>
          <w:marRight w:val="0"/>
          <w:marTop w:val="0"/>
          <w:marBottom w:val="0"/>
          <w:divBdr>
            <w:top w:val="none" w:sz="0" w:space="0" w:color="auto"/>
            <w:left w:val="none" w:sz="0" w:space="0" w:color="auto"/>
            <w:bottom w:val="none" w:sz="0" w:space="0" w:color="auto"/>
            <w:right w:val="none" w:sz="0" w:space="0" w:color="auto"/>
          </w:divBdr>
        </w:div>
        <w:div w:id="1308784518">
          <w:marLeft w:val="0"/>
          <w:marRight w:val="0"/>
          <w:marTop w:val="0"/>
          <w:marBottom w:val="0"/>
          <w:divBdr>
            <w:top w:val="none" w:sz="0" w:space="0" w:color="auto"/>
            <w:left w:val="none" w:sz="0" w:space="0" w:color="auto"/>
            <w:bottom w:val="none" w:sz="0" w:space="0" w:color="auto"/>
            <w:right w:val="none" w:sz="0" w:space="0" w:color="auto"/>
          </w:divBdr>
        </w:div>
        <w:div w:id="1603296342">
          <w:marLeft w:val="0"/>
          <w:marRight w:val="0"/>
          <w:marTop w:val="0"/>
          <w:marBottom w:val="0"/>
          <w:divBdr>
            <w:top w:val="none" w:sz="0" w:space="0" w:color="auto"/>
            <w:left w:val="none" w:sz="0" w:space="0" w:color="auto"/>
            <w:bottom w:val="none" w:sz="0" w:space="0" w:color="auto"/>
            <w:right w:val="none" w:sz="0" w:space="0" w:color="auto"/>
          </w:divBdr>
          <w:divsChild>
            <w:div w:id="1304190800">
              <w:marLeft w:val="0"/>
              <w:marRight w:val="0"/>
              <w:marTop w:val="0"/>
              <w:marBottom w:val="0"/>
              <w:divBdr>
                <w:top w:val="none" w:sz="0" w:space="0" w:color="auto"/>
                <w:left w:val="none" w:sz="0" w:space="0" w:color="auto"/>
                <w:bottom w:val="none" w:sz="0" w:space="0" w:color="auto"/>
                <w:right w:val="none" w:sz="0" w:space="0" w:color="auto"/>
              </w:divBdr>
            </w:div>
            <w:div w:id="641467956">
              <w:marLeft w:val="0"/>
              <w:marRight w:val="0"/>
              <w:marTop w:val="0"/>
              <w:marBottom w:val="0"/>
              <w:divBdr>
                <w:top w:val="none" w:sz="0" w:space="0" w:color="auto"/>
                <w:left w:val="none" w:sz="0" w:space="0" w:color="auto"/>
                <w:bottom w:val="none" w:sz="0" w:space="0" w:color="auto"/>
                <w:right w:val="none" w:sz="0" w:space="0" w:color="auto"/>
              </w:divBdr>
            </w:div>
            <w:div w:id="282081956">
              <w:marLeft w:val="0"/>
              <w:marRight w:val="0"/>
              <w:marTop w:val="0"/>
              <w:marBottom w:val="0"/>
              <w:divBdr>
                <w:top w:val="none" w:sz="0" w:space="0" w:color="auto"/>
                <w:left w:val="none" w:sz="0" w:space="0" w:color="auto"/>
                <w:bottom w:val="none" w:sz="0" w:space="0" w:color="auto"/>
                <w:right w:val="none" w:sz="0" w:space="0" w:color="auto"/>
              </w:divBdr>
            </w:div>
            <w:div w:id="1223640092">
              <w:marLeft w:val="0"/>
              <w:marRight w:val="0"/>
              <w:marTop w:val="0"/>
              <w:marBottom w:val="0"/>
              <w:divBdr>
                <w:top w:val="none" w:sz="0" w:space="0" w:color="auto"/>
                <w:left w:val="none" w:sz="0" w:space="0" w:color="auto"/>
                <w:bottom w:val="none" w:sz="0" w:space="0" w:color="auto"/>
                <w:right w:val="none" w:sz="0" w:space="0" w:color="auto"/>
              </w:divBdr>
            </w:div>
            <w:div w:id="259871559">
              <w:marLeft w:val="0"/>
              <w:marRight w:val="0"/>
              <w:marTop w:val="0"/>
              <w:marBottom w:val="0"/>
              <w:divBdr>
                <w:top w:val="none" w:sz="0" w:space="0" w:color="auto"/>
                <w:left w:val="none" w:sz="0" w:space="0" w:color="auto"/>
                <w:bottom w:val="none" w:sz="0" w:space="0" w:color="auto"/>
                <w:right w:val="none" w:sz="0" w:space="0" w:color="auto"/>
              </w:divBdr>
            </w:div>
          </w:divsChild>
        </w:div>
        <w:div w:id="1702781675">
          <w:marLeft w:val="0"/>
          <w:marRight w:val="0"/>
          <w:marTop w:val="0"/>
          <w:marBottom w:val="0"/>
          <w:divBdr>
            <w:top w:val="none" w:sz="0" w:space="0" w:color="auto"/>
            <w:left w:val="none" w:sz="0" w:space="0" w:color="auto"/>
            <w:bottom w:val="none" w:sz="0" w:space="0" w:color="auto"/>
            <w:right w:val="none" w:sz="0" w:space="0" w:color="auto"/>
          </w:divBdr>
        </w:div>
        <w:div w:id="1801219079">
          <w:marLeft w:val="0"/>
          <w:marRight w:val="0"/>
          <w:marTop w:val="0"/>
          <w:marBottom w:val="0"/>
          <w:divBdr>
            <w:top w:val="none" w:sz="0" w:space="0" w:color="auto"/>
            <w:left w:val="none" w:sz="0" w:space="0" w:color="auto"/>
            <w:bottom w:val="none" w:sz="0" w:space="0" w:color="auto"/>
            <w:right w:val="none" w:sz="0" w:space="0" w:color="auto"/>
          </w:divBdr>
        </w:div>
        <w:div w:id="1998414197">
          <w:marLeft w:val="0"/>
          <w:marRight w:val="0"/>
          <w:marTop w:val="0"/>
          <w:marBottom w:val="0"/>
          <w:divBdr>
            <w:top w:val="none" w:sz="0" w:space="0" w:color="auto"/>
            <w:left w:val="none" w:sz="0" w:space="0" w:color="auto"/>
            <w:bottom w:val="none" w:sz="0" w:space="0" w:color="auto"/>
            <w:right w:val="none" w:sz="0" w:space="0" w:color="auto"/>
          </w:divBdr>
        </w:div>
        <w:div w:id="1958219284">
          <w:marLeft w:val="0"/>
          <w:marRight w:val="0"/>
          <w:marTop w:val="0"/>
          <w:marBottom w:val="0"/>
          <w:divBdr>
            <w:top w:val="none" w:sz="0" w:space="0" w:color="auto"/>
            <w:left w:val="none" w:sz="0" w:space="0" w:color="auto"/>
            <w:bottom w:val="none" w:sz="0" w:space="0" w:color="auto"/>
            <w:right w:val="none" w:sz="0" w:space="0" w:color="auto"/>
          </w:divBdr>
        </w:div>
        <w:div w:id="371274153">
          <w:marLeft w:val="0"/>
          <w:marRight w:val="0"/>
          <w:marTop w:val="0"/>
          <w:marBottom w:val="0"/>
          <w:divBdr>
            <w:top w:val="none" w:sz="0" w:space="0" w:color="auto"/>
            <w:left w:val="none" w:sz="0" w:space="0" w:color="auto"/>
            <w:bottom w:val="none" w:sz="0" w:space="0" w:color="auto"/>
            <w:right w:val="none" w:sz="0" w:space="0" w:color="auto"/>
          </w:divBdr>
        </w:div>
        <w:div w:id="642004860">
          <w:marLeft w:val="0"/>
          <w:marRight w:val="0"/>
          <w:marTop w:val="0"/>
          <w:marBottom w:val="0"/>
          <w:divBdr>
            <w:top w:val="none" w:sz="0" w:space="0" w:color="auto"/>
            <w:left w:val="none" w:sz="0" w:space="0" w:color="auto"/>
            <w:bottom w:val="none" w:sz="0" w:space="0" w:color="auto"/>
            <w:right w:val="none" w:sz="0" w:space="0" w:color="auto"/>
          </w:divBdr>
        </w:div>
        <w:div w:id="640580149">
          <w:marLeft w:val="0"/>
          <w:marRight w:val="0"/>
          <w:marTop w:val="0"/>
          <w:marBottom w:val="0"/>
          <w:divBdr>
            <w:top w:val="none" w:sz="0" w:space="0" w:color="auto"/>
            <w:left w:val="none" w:sz="0" w:space="0" w:color="auto"/>
            <w:bottom w:val="none" w:sz="0" w:space="0" w:color="auto"/>
            <w:right w:val="none" w:sz="0" w:space="0" w:color="auto"/>
          </w:divBdr>
        </w:div>
        <w:div w:id="1994798077">
          <w:marLeft w:val="0"/>
          <w:marRight w:val="0"/>
          <w:marTop w:val="0"/>
          <w:marBottom w:val="0"/>
          <w:divBdr>
            <w:top w:val="none" w:sz="0" w:space="0" w:color="auto"/>
            <w:left w:val="none" w:sz="0" w:space="0" w:color="auto"/>
            <w:bottom w:val="none" w:sz="0" w:space="0" w:color="auto"/>
            <w:right w:val="none" w:sz="0" w:space="0" w:color="auto"/>
          </w:divBdr>
        </w:div>
        <w:div w:id="2003850031">
          <w:marLeft w:val="0"/>
          <w:marRight w:val="0"/>
          <w:marTop w:val="0"/>
          <w:marBottom w:val="0"/>
          <w:divBdr>
            <w:top w:val="none" w:sz="0" w:space="0" w:color="auto"/>
            <w:left w:val="none" w:sz="0" w:space="0" w:color="auto"/>
            <w:bottom w:val="none" w:sz="0" w:space="0" w:color="auto"/>
            <w:right w:val="none" w:sz="0" w:space="0" w:color="auto"/>
          </w:divBdr>
        </w:div>
        <w:div w:id="1540164934">
          <w:marLeft w:val="0"/>
          <w:marRight w:val="0"/>
          <w:marTop w:val="0"/>
          <w:marBottom w:val="0"/>
          <w:divBdr>
            <w:top w:val="none" w:sz="0" w:space="0" w:color="auto"/>
            <w:left w:val="none" w:sz="0" w:space="0" w:color="auto"/>
            <w:bottom w:val="none" w:sz="0" w:space="0" w:color="auto"/>
            <w:right w:val="none" w:sz="0" w:space="0" w:color="auto"/>
          </w:divBdr>
        </w:div>
        <w:div w:id="1125735175">
          <w:marLeft w:val="0"/>
          <w:marRight w:val="0"/>
          <w:marTop w:val="0"/>
          <w:marBottom w:val="0"/>
          <w:divBdr>
            <w:top w:val="none" w:sz="0" w:space="0" w:color="auto"/>
            <w:left w:val="none" w:sz="0" w:space="0" w:color="auto"/>
            <w:bottom w:val="none" w:sz="0" w:space="0" w:color="auto"/>
            <w:right w:val="none" w:sz="0" w:space="0" w:color="auto"/>
          </w:divBdr>
        </w:div>
        <w:div w:id="975570508">
          <w:marLeft w:val="0"/>
          <w:marRight w:val="0"/>
          <w:marTop w:val="0"/>
          <w:marBottom w:val="0"/>
          <w:divBdr>
            <w:top w:val="none" w:sz="0" w:space="0" w:color="auto"/>
            <w:left w:val="none" w:sz="0" w:space="0" w:color="auto"/>
            <w:bottom w:val="none" w:sz="0" w:space="0" w:color="auto"/>
            <w:right w:val="none" w:sz="0" w:space="0" w:color="auto"/>
          </w:divBdr>
        </w:div>
        <w:div w:id="223294784">
          <w:marLeft w:val="0"/>
          <w:marRight w:val="0"/>
          <w:marTop w:val="0"/>
          <w:marBottom w:val="0"/>
          <w:divBdr>
            <w:top w:val="none" w:sz="0" w:space="0" w:color="auto"/>
            <w:left w:val="none" w:sz="0" w:space="0" w:color="auto"/>
            <w:bottom w:val="none" w:sz="0" w:space="0" w:color="auto"/>
            <w:right w:val="none" w:sz="0" w:space="0" w:color="auto"/>
          </w:divBdr>
        </w:div>
        <w:div w:id="2026444820">
          <w:marLeft w:val="0"/>
          <w:marRight w:val="0"/>
          <w:marTop w:val="0"/>
          <w:marBottom w:val="0"/>
          <w:divBdr>
            <w:top w:val="none" w:sz="0" w:space="0" w:color="auto"/>
            <w:left w:val="none" w:sz="0" w:space="0" w:color="auto"/>
            <w:bottom w:val="none" w:sz="0" w:space="0" w:color="auto"/>
            <w:right w:val="none" w:sz="0" w:space="0" w:color="auto"/>
          </w:divBdr>
          <w:divsChild>
            <w:div w:id="1988779384">
              <w:marLeft w:val="-75"/>
              <w:marRight w:val="0"/>
              <w:marTop w:val="30"/>
              <w:marBottom w:val="30"/>
              <w:divBdr>
                <w:top w:val="none" w:sz="0" w:space="0" w:color="auto"/>
                <w:left w:val="none" w:sz="0" w:space="0" w:color="auto"/>
                <w:bottom w:val="none" w:sz="0" w:space="0" w:color="auto"/>
                <w:right w:val="none" w:sz="0" w:space="0" w:color="auto"/>
              </w:divBdr>
              <w:divsChild>
                <w:div w:id="1330406209">
                  <w:marLeft w:val="0"/>
                  <w:marRight w:val="0"/>
                  <w:marTop w:val="0"/>
                  <w:marBottom w:val="0"/>
                  <w:divBdr>
                    <w:top w:val="none" w:sz="0" w:space="0" w:color="auto"/>
                    <w:left w:val="none" w:sz="0" w:space="0" w:color="auto"/>
                    <w:bottom w:val="none" w:sz="0" w:space="0" w:color="auto"/>
                    <w:right w:val="none" w:sz="0" w:space="0" w:color="auto"/>
                  </w:divBdr>
                  <w:divsChild>
                    <w:div w:id="1759903799">
                      <w:marLeft w:val="0"/>
                      <w:marRight w:val="0"/>
                      <w:marTop w:val="0"/>
                      <w:marBottom w:val="0"/>
                      <w:divBdr>
                        <w:top w:val="none" w:sz="0" w:space="0" w:color="auto"/>
                        <w:left w:val="none" w:sz="0" w:space="0" w:color="auto"/>
                        <w:bottom w:val="none" w:sz="0" w:space="0" w:color="auto"/>
                        <w:right w:val="none" w:sz="0" w:space="0" w:color="auto"/>
                      </w:divBdr>
                    </w:div>
                  </w:divsChild>
                </w:div>
                <w:div w:id="1604726190">
                  <w:marLeft w:val="0"/>
                  <w:marRight w:val="0"/>
                  <w:marTop w:val="0"/>
                  <w:marBottom w:val="0"/>
                  <w:divBdr>
                    <w:top w:val="none" w:sz="0" w:space="0" w:color="auto"/>
                    <w:left w:val="none" w:sz="0" w:space="0" w:color="auto"/>
                    <w:bottom w:val="none" w:sz="0" w:space="0" w:color="auto"/>
                    <w:right w:val="none" w:sz="0" w:space="0" w:color="auto"/>
                  </w:divBdr>
                  <w:divsChild>
                    <w:div w:id="1215502100">
                      <w:marLeft w:val="0"/>
                      <w:marRight w:val="0"/>
                      <w:marTop w:val="0"/>
                      <w:marBottom w:val="0"/>
                      <w:divBdr>
                        <w:top w:val="none" w:sz="0" w:space="0" w:color="auto"/>
                        <w:left w:val="none" w:sz="0" w:space="0" w:color="auto"/>
                        <w:bottom w:val="none" w:sz="0" w:space="0" w:color="auto"/>
                        <w:right w:val="none" w:sz="0" w:space="0" w:color="auto"/>
                      </w:divBdr>
                    </w:div>
                  </w:divsChild>
                </w:div>
                <w:div w:id="1243641519">
                  <w:marLeft w:val="0"/>
                  <w:marRight w:val="0"/>
                  <w:marTop w:val="0"/>
                  <w:marBottom w:val="0"/>
                  <w:divBdr>
                    <w:top w:val="none" w:sz="0" w:space="0" w:color="auto"/>
                    <w:left w:val="none" w:sz="0" w:space="0" w:color="auto"/>
                    <w:bottom w:val="none" w:sz="0" w:space="0" w:color="auto"/>
                    <w:right w:val="none" w:sz="0" w:space="0" w:color="auto"/>
                  </w:divBdr>
                  <w:divsChild>
                    <w:div w:id="333999140">
                      <w:marLeft w:val="0"/>
                      <w:marRight w:val="0"/>
                      <w:marTop w:val="0"/>
                      <w:marBottom w:val="0"/>
                      <w:divBdr>
                        <w:top w:val="none" w:sz="0" w:space="0" w:color="auto"/>
                        <w:left w:val="none" w:sz="0" w:space="0" w:color="auto"/>
                        <w:bottom w:val="none" w:sz="0" w:space="0" w:color="auto"/>
                        <w:right w:val="none" w:sz="0" w:space="0" w:color="auto"/>
                      </w:divBdr>
                    </w:div>
                  </w:divsChild>
                </w:div>
                <w:div w:id="1909534582">
                  <w:marLeft w:val="0"/>
                  <w:marRight w:val="0"/>
                  <w:marTop w:val="0"/>
                  <w:marBottom w:val="0"/>
                  <w:divBdr>
                    <w:top w:val="none" w:sz="0" w:space="0" w:color="auto"/>
                    <w:left w:val="none" w:sz="0" w:space="0" w:color="auto"/>
                    <w:bottom w:val="none" w:sz="0" w:space="0" w:color="auto"/>
                    <w:right w:val="none" w:sz="0" w:space="0" w:color="auto"/>
                  </w:divBdr>
                  <w:divsChild>
                    <w:div w:id="1204555933">
                      <w:marLeft w:val="0"/>
                      <w:marRight w:val="0"/>
                      <w:marTop w:val="0"/>
                      <w:marBottom w:val="0"/>
                      <w:divBdr>
                        <w:top w:val="none" w:sz="0" w:space="0" w:color="auto"/>
                        <w:left w:val="none" w:sz="0" w:space="0" w:color="auto"/>
                        <w:bottom w:val="none" w:sz="0" w:space="0" w:color="auto"/>
                        <w:right w:val="none" w:sz="0" w:space="0" w:color="auto"/>
                      </w:divBdr>
                    </w:div>
                  </w:divsChild>
                </w:div>
                <w:div w:id="1919945118">
                  <w:marLeft w:val="0"/>
                  <w:marRight w:val="0"/>
                  <w:marTop w:val="0"/>
                  <w:marBottom w:val="0"/>
                  <w:divBdr>
                    <w:top w:val="none" w:sz="0" w:space="0" w:color="auto"/>
                    <w:left w:val="none" w:sz="0" w:space="0" w:color="auto"/>
                    <w:bottom w:val="none" w:sz="0" w:space="0" w:color="auto"/>
                    <w:right w:val="none" w:sz="0" w:space="0" w:color="auto"/>
                  </w:divBdr>
                  <w:divsChild>
                    <w:div w:id="1188956233">
                      <w:marLeft w:val="0"/>
                      <w:marRight w:val="0"/>
                      <w:marTop w:val="0"/>
                      <w:marBottom w:val="0"/>
                      <w:divBdr>
                        <w:top w:val="none" w:sz="0" w:space="0" w:color="auto"/>
                        <w:left w:val="none" w:sz="0" w:space="0" w:color="auto"/>
                        <w:bottom w:val="none" w:sz="0" w:space="0" w:color="auto"/>
                        <w:right w:val="none" w:sz="0" w:space="0" w:color="auto"/>
                      </w:divBdr>
                    </w:div>
                  </w:divsChild>
                </w:div>
                <w:div w:id="798381501">
                  <w:marLeft w:val="0"/>
                  <w:marRight w:val="0"/>
                  <w:marTop w:val="0"/>
                  <w:marBottom w:val="0"/>
                  <w:divBdr>
                    <w:top w:val="none" w:sz="0" w:space="0" w:color="auto"/>
                    <w:left w:val="none" w:sz="0" w:space="0" w:color="auto"/>
                    <w:bottom w:val="none" w:sz="0" w:space="0" w:color="auto"/>
                    <w:right w:val="none" w:sz="0" w:space="0" w:color="auto"/>
                  </w:divBdr>
                  <w:divsChild>
                    <w:div w:id="198251386">
                      <w:marLeft w:val="0"/>
                      <w:marRight w:val="0"/>
                      <w:marTop w:val="0"/>
                      <w:marBottom w:val="0"/>
                      <w:divBdr>
                        <w:top w:val="none" w:sz="0" w:space="0" w:color="auto"/>
                        <w:left w:val="none" w:sz="0" w:space="0" w:color="auto"/>
                        <w:bottom w:val="none" w:sz="0" w:space="0" w:color="auto"/>
                        <w:right w:val="none" w:sz="0" w:space="0" w:color="auto"/>
                      </w:divBdr>
                    </w:div>
                  </w:divsChild>
                </w:div>
                <w:div w:id="325865053">
                  <w:marLeft w:val="0"/>
                  <w:marRight w:val="0"/>
                  <w:marTop w:val="0"/>
                  <w:marBottom w:val="0"/>
                  <w:divBdr>
                    <w:top w:val="none" w:sz="0" w:space="0" w:color="auto"/>
                    <w:left w:val="none" w:sz="0" w:space="0" w:color="auto"/>
                    <w:bottom w:val="none" w:sz="0" w:space="0" w:color="auto"/>
                    <w:right w:val="none" w:sz="0" w:space="0" w:color="auto"/>
                  </w:divBdr>
                  <w:divsChild>
                    <w:div w:id="1628972615">
                      <w:marLeft w:val="0"/>
                      <w:marRight w:val="0"/>
                      <w:marTop w:val="0"/>
                      <w:marBottom w:val="0"/>
                      <w:divBdr>
                        <w:top w:val="none" w:sz="0" w:space="0" w:color="auto"/>
                        <w:left w:val="none" w:sz="0" w:space="0" w:color="auto"/>
                        <w:bottom w:val="none" w:sz="0" w:space="0" w:color="auto"/>
                        <w:right w:val="none" w:sz="0" w:space="0" w:color="auto"/>
                      </w:divBdr>
                    </w:div>
                  </w:divsChild>
                </w:div>
                <w:div w:id="306017321">
                  <w:marLeft w:val="0"/>
                  <w:marRight w:val="0"/>
                  <w:marTop w:val="0"/>
                  <w:marBottom w:val="0"/>
                  <w:divBdr>
                    <w:top w:val="none" w:sz="0" w:space="0" w:color="auto"/>
                    <w:left w:val="none" w:sz="0" w:space="0" w:color="auto"/>
                    <w:bottom w:val="none" w:sz="0" w:space="0" w:color="auto"/>
                    <w:right w:val="none" w:sz="0" w:space="0" w:color="auto"/>
                  </w:divBdr>
                  <w:divsChild>
                    <w:div w:id="1610774123">
                      <w:marLeft w:val="0"/>
                      <w:marRight w:val="0"/>
                      <w:marTop w:val="0"/>
                      <w:marBottom w:val="0"/>
                      <w:divBdr>
                        <w:top w:val="none" w:sz="0" w:space="0" w:color="auto"/>
                        <w:left w:val="none" w:sz="0" w:space="0" w:color="auto"/>
                        <w:bottom w:val="none" w:sz="0" w:space="0" w:color="auto"/>
                        <w:right w:val="none" w:sz="0" w:space="0" w:color="auto"/>
                      </w:divBdr>
                    </w:div>
                  </w:divsChild>
                </w:div>
                <w:div w:id="1350717595">
                  <w:marLeft w:val="0"/>
                  <w:marRight w:val="0"/>
                  <w:marTop w:val="0"/>
                  <w:marBottom w:val="0"/>
                  <w:divBdr>
                    <w:top w:val="none" w:sz="0" w:space="0" w:color="auto"/>
                    <w:left w:val="none" w:sz="0" w:space="0" w:color="auto"/>
                    <w:bottom w:val="none" w:sz="0" w:space="0" w:color="auto"/>
                    <w:right w:val="none" w:sz="0" w:space="0" w:color="auto"/>
                  </w:divBdr>
                  <w:divsChild>
                    <w:div w:id="1643541524">
                      <w:marLeft w:val="0"/>
                      <w:marRight w:val="0"/>
                      <w:marTop w:val="0"/>
                      <w:marBottom w:val="0"/>
                      <w:divBdr>
                        <w:top w:val="none" w:sz="0" w:space="0" w:color="auto"/>
                        <w:left w:val="none" w:sz="0" w:space="0" w:color="auto"/>
                        <w:bottom w:val="none" w:sz="0" w:space="0" w:color="auto"/>
                        <w:right w:val="none" w:sz="0" w:space="0" w:color="auto"/>
                      </w:divBdr>
                    </w:div>
                  </w:divsChild>
                </w:div>
                <w:div w:id="2048219595">
                  <w:marLeft w:val="0"/>
                  <w:marRight w:val="0"/>
                  <w:marTop w:val="0"/>
                  <w:marBottom w:val="0"/>
                  <w:divBdr>
                    <w:top w:val="none" w:sz="0" w:space="0" w:color="auto"/>
                    <w:left w:val="none" w:sz="0" w:space="0" w:color="auto"/>
                    <w:bottom w:val="none" w:sz="0" w:space="0" w:color="auto"/>
                    <w:right w:val="none" w:sz="0" w:space="0" w:color="auto"/>
                  </w:divBdr>
                  <w:divsChild>
                    <w:div w:id="1941064556">
                      <w:marLeft w:val="0"/>
                      <w:marRight w:val="0"/>
                      <w:marTop w:val="0"/>
                      <w:marBottom w:val="0"/>
                      <w:divBdr>
                        <w:top w:val="none" w:sz="0" w:space="0" w:color="auto"/>
                        <w:left w:val="none" w:sz="0" w:space="0" w:color="auto"/>
                        <w:bottom w:val="none" w:sz="0" w:space="0" w:color="auto"/>
                        <w:right w:val="none" w:sz="0" w:space="0" w:color="auto"/>
                      </w:divBdr>
                    </w:div>
                  </w:divsChild>
                </w:div>
                <w:div w:id="1722747017">
                  <w:marLeft w:val="0"/>
                  <w:marRight w:val="0"/>
                  <w:marTop w:val="0"/>
                  <w:marBottom w:val="0"/>
                  <w:divBdr>
                    <w:top w:val="none" w:sz="0" w:space="0" w:color="auto"/>
                    <w:left w:val="none" w:sz="0" w:space="0" w:color="auto"/>
                    <w:bottom w:val="none" w:sz="0" w:space="0" w:color="auto"/>
                    <w:right w:val="none" w:sz="0" w:space="0" w:color="auto"/>
                  </w:divBdr>
                  <w:divsChild>
                    <w:div w:id="1370951490">
                      <w:marLeft w:val="0"/>
                      <w:marRight w:val="0"/>
                      <w:marTop w:val="0"/>
                      <w:marBottom w:val="0"/>
                      <w:divBdr>
                        <w:top w:val="none" w:sz="0" w:space="0" w:color="auto"/>
                        <w:left w:val="none" w:sz="0" w:space="0" w:color="auto"/>
                        <w:bottom w:val="none" w:sz="0" w:space="0" w:color="auto"/>
                        <w:right w:val="none" w:sz="0" w:space="0" w:color="auto"/>
                      </w:divBdr>
                    </w:div>
                  </w:divsChild>
                </w:div>
                <w:div w:id="2109228920">
                  <w:marLeft w:val="0"/>
                  <w:marRight w:val="0"/>
                  <w:marTop w:val="0"/>
                  <w:marBottom w:val="0"/>
                  <w:divBdr>
                    <w:top w:val="none" w:sz="0" w:space="0" w:color="auto"/>
                    <w:left w:val="none" w:sz="0" w:space="0" w:color="auto"/>
                    <w:bottom w:val="none" w:sz="0" w:space="0" w:color="auto"/>
                    <w:right w:val="none" w:sz="0" w:space="0" w:color="auto"/>
                  </w:divBdr>
                  <w:divsChild>
                    <w:div w:id="1973517334">
                      <w:marLeft w:val="0"/>
                      <w:marRight w:val="0"/>
                      <w:marTop w:val="0"/>
                      <w:marBottom w:val="0"/>
                      <w:divBdr>
                        <w:top w:val="none" w:sz="0" w:space="0" w:color="auto"/>
                        <w:left w:val="none" w:sz="0" w:space="0" w:color="auto"/>
                        <w:bottom w:val="none" w:sz="0" w:space="0" w:color="auto"/>
                        <w:right w:val="none" w:sz="0" w:space="0" w:color="auto"/>
                      </w:divBdr>
                    </w:div>
                  </w:divsChild>
                </w:div>
                <w:div w:id="1240556876">
                  <w:marLeft w:val="0"/>
                  <w:marRight w:val="0"/>
                  <w:marTop w:val="0"/>
                  <w:marBottom w:val="0"/>
                  <w:divBdr>
                    <w:top w:val="none" w:sz="0" w:space="0" w:color="auto"/>
                    <w:left w:val="none" w:sz="0" w:space="0" w:color="auto"/>
                    <w:bottom w:val="none" w:sz="0" w:space="0" w:color="auto"/>
                    <w:right w:val="none" w:sz="0" w:space="0" w:color="auto"/>
                  </w:divBdr>
                  <w:divsChild>
                    <w:div w:id="1498229111">
                      <w:marLeft w:val="0"/>
                      <w:marRight w:val="0"/>
                      <w:marTop w:val="0"/>
                      <w:marBottom w:val="0"/>
                      <w:divBdr>
                        <w:top w:val="none" w:sz="0" w:space="0" w:color="auto"/>
                        <w:left w:val="none" w:sz="0" w:space="0" w:color="auto"/>
                        <w:bottom w:val="none" w:sz="0" w:space="0" w:color="auto"/>
                        <w:right w:val="none" w:sz="0" w:space="0" w:color="auto"/>
                      </w:divBdr>
                    </w:div>
                  </w:divsChild>
                </w:div>
                <w:div w:id="1133132566">
                  <w:marLeft w:val="0"/>
                  <w:marRight w:val="0"/>
                  <w:marTop w:val="0"/>
                  <w:marBottom w:val="0"/>
                  <w:divBdr>
                    <w:top w:val="none" w:sz="0" w:space="0" w:color="auto"/>
                    <w:left w:val="none" w:sz="0" w:space="0" w:color="auto"/>
                    <w:bottom w:val="none" w:sz="0" w:space="0" w:color="auto"/>
                    <w:right w:val="none" w:sz="0" w:space="0" w:color="auto"/>
                  </w:divBdr>
                  <w:divsChild>
                    <w:div w:id="1212302940">
                      <w:marLeft w:val="0"/>
                      <w:marRight w:val="0"/>
                      <w:marTop w:val="0"/>
                      <w:marBottom w:val="0"/>
                      <w:divBdr>
                        <w:top w:val="none" w:sz="0" w:space="0" w:color="auto"/>
                        <w:left w:val="none" w:sz="0" w:space="0" w:color="auto"/>
                        <w:bottom w:val="none" w:sz="0" w:space="0" w:color="auto"/>
                        <w:right w:val="none" w:sz="0" w:space="0" w:color="auto"/>
                      </w:divBdr>
                    </w:div>
                  </w:divsChild>
                </w:div>
                <w:div w:id="1621573536">
                  <w:marLeft w:val="0"/>
                  <w:marRight w:val="0"/>
                  <w:marTop w:val="0"/>
                  <w:marBottom w:val="0"/>
                  <w:divBdr>
                    <w:top w:val="none" w:sz="0" w:space="0" w:color="auto"/>
                    <w:left w:val="none" w:sz="0" w:space="0" w:color="auto"/>
                    <w:bottom w:val="none" w:sz="0" w:space="0" w:color="auto"/>
                    <w:right w:val="none" w:sz="0" w:space="0" w:color="auto"/>
                  </w:divBdr>
                  <w:divsChild>
                    <w:div w:id="1207134945">
                      <w:marLeft w:val="0"/>
                      <w:marRight w:val="0"/>
                      <w:marTop w:val="0"/>
                      <w:marBottom w:val="0"/>
                      <w:divBdr>
                        <w:top w:val="none" w:sz="0" w:space="0" w:color="auto"/>
                        <w:left w:val="none" w:sz="0" w:space="0" w:color="auto"/>
                        <w:bottom w:val="none" w:sz="0" w:space="0" w:color="auto"/>
                        <w:right w:val="none" w:sz="0" w:space="0" w:color="auto"/>
                      </w:divBdr>
                    </w:div>
                  </w:divsChild>
                </w:div>
                <w:div w:id="520584771">
                  <w:marLeft w:val="0"/>
                  <w:marRight w:val="0"/>
                  <w:marTop w:val="0"/>
                  <w:marBottom w:val="0"/>
                  <w:divBdr>
                    <w:top w:val="none" w:sz="0" w:space="0" w:color="auto"/>
                    <w:left w:val="none" w:sz="0" w:space="0" w:color="auto"/>
                    <w:bottom w:val="none" w:sz="0" w:space="0" w:color="auto"/>
                    <w:right w:val="none" w:sz="0" w:space="0" w:color="auto"/>
                  </w:divBdr>
                  <w:divsChild>
                    <w:div w:id="16854387">
                      <w:marLeft w:val="0"/>
                      <w:marRight w:val="0"/>
                      <w:marTop w:val="0"/>
                      <w:marBottom w:val="0"/>
                      <w:divBdr>
                        <w:top w:val="none" w:sz="0" w:space="0" w:color="auto"/>
                        <w:left w:val="none" w:sz="0" w:space="0" w:color="auto"/>
                        <w:bottom w:val="none" w:sz="0" w:space="0" w:color="auto"/>
                        <w:right w:val="none" w:sz="0" w:space="0" w:color="auto"/>
                      </w:divBdr>
                    </w:div>
                  </w:divsChild>
                </w:div>
                <w:div w:id="206374579">
                  <w:marLeft w:val="0"/>
                  <w:marRight w:val="0"/>
                  <w:marTop w:val="0"/>
                  <w:marBottom w:val="0"/>
                  <w:divBdr>
                    <w:top w:val="none" w:sz="0" w:space="0" w:color="auto"/>
                    <w:left w:val="none" w:sz="0" w:space="0" w:color="auto"/>
                    <w:bottom w:val="none" w:sz="0" w:space="0" w:color="auto"/>
                    <w:right w:val="none" w:sz="0" w:space="0" w:color="auto"/>
                  </w:divBdr>
                  <w:divsChild>
                    <w:div w:id="2061510739">
                      <w:marLeft w:val="0"/>
                      <w:marRight w:val="0"/>
                      <w:marTop w:val="0"/>
                      <w:marBottom w:val="0"/>
                      <w:divBdr>
                        <w:top w:val="none" w:sz="0" w:space="0" w:color="auto"/>
                        <w:left w:val="none" w:sz="0" w:space="0" w:color="auto"/>
                        <w:bottom w:val="none" w:sz="0" w:space="0" w:color="auto"/>
                        <w:right w:val="none" w:sz="0" w:space="0" w:color="auto"/>
                      </w:divBdr>
                    </w:div>
                  </w:divsChild>
                </w:div>
                <w:div w:id="1520239966">
                  <w:marLeft w:val="0"/>
                  <w:marRight w:val="0"/>
                  <w:marTop w:val="0"/>
                  <w:marBottom w:val="0"/>
                  <w:divBdr>
                    <w:top w:val="none" w:sz="0" w:space="0" w:color="auto"/>
                    <w:left w:val="none" w:sz="0" w:space="0" w:color="auto"/>
                    <w:bottom w:val="none" w:sz="0" w:space="0" w:color="auto"/>
                    <w:right w:val="none" w:sz="0" w:space="0" w:color="auto"/>
                  </w:divBdr>
                  <w:divsChild>
                    <w:div w:id="433280785">
                      <w:marLeft w:val="0"/>
                      <w:marRight w:val="0"/>
                      <w:marTop w:val="0"/>
                      <w:marBottom w:val="0"/>
                      <w:divBdr>
                        <w:top w:val="none" w:sz="0" w:space="0" w:color="auto"/>
                        <w:left w:val="none" w:sz="0" w:space="0" w:color="auto"/>
                        <w:bottom w:val="none" w:sz="0" w:space="0" w:color="auto"/>
                        <w:right w:val="none" w:sz="0" w:space="0" w:color="auto"/>
                      </w:divBdr>
                    </w:div>
                  </w:divsChild>
                </w:div>
                <w:div w:id="990257914">
                  <w:marLeft w:val="0"/>
                  <w:marRight w:val="0"/>
                  <w:marTop w:val="0"/>
                  <w:marBottom w:val="0"/>
                  <w:divBdr>
                    <w:top w:val="none" w:sz="0" w:space="0" w:color="auto"/>
                    <w:left w:val="none" w:sz="0" w:space="0" w:color="auto"/>
                    <w:bottom w:val="none" w:sz="0" w:space="0" w:color="auto"/>
                    <w:right w:val="none" w:sz="0" w:space="0" w:color="auto"/>
                  </w:divBdr>
                  <w:divsChild>
                    <w:div w:id="1706102847">
                      <w:marLeft w:val="0"/>
                      <w:marRight w:val="0"/>
                      <w:marTop w:val="0"/>
                      <w:marBottom w:val="0"/>
                      <w:divBdr>
                        <w:top w:val="none" w:sz="0" w:space="0" w:color="auto"/>
                        <w:left w:val="none" w:sz="0" w:space="0" w:color="auto"/>
                        <w:bottom w:val="none" w:sz="0" w:space="0" w:color="auto"/>
                        <w:right w:val="none" w:sz="0" w:space="0" w:color="auto"/>
                      </w:divBdr>
                    </w:div>
                  </w:divsChild>
                </w:div>
                <w:div w:id="333801420">
                  <w:marLeft w:val="0"/>
                  <w:marRight w:val="0"/>
                  <w:marTop w:val="0"/>
                  <w:marBottom w:val="0"/>
                  <w:divBdr>
                    <w:top w:val="none" w:sz="0" w:space="0" w:color="auto"/>
                    <w:left w:val="none" w:sz="0" w:space="0" w:color="auto"/>
                    <w:bottom w:val="none" w:sz="0" w:space="0" w:color="auto"/>
                    <w:right w:val="none" w:sz="0" w:space="0" w:color="auto"/>
                  </w:divBdr>
                  <w:divsChild>
                    <w:div w:id="1369792319">
                      <w:marLeft w:val="0"/>
                      <w:marRight w:val="0"/>
                      <w:marTop w:val="0"/>
                      <w:marBottom w:val="0"/>
                      <w:divBdr>
                        <w:top w:val="none" w:sz="0" w:space="0" w:color="auto"/>
                        <w:left w:val="none" w:sz="0" w:space="0" w:color="auto"/>
                        <w:bottom w:val="none" w:sz="0" w:space="0" w:color="auto"/>
                        <w:right w:val="none" w:sz="0" w:space="0" w:color="auto"/>
                      </w:divBdr>
                    </w:div>
                  </w:divsChild>
                </w:div>
                <w:div w:id="717627777">
                  <w:marLeft w:val="0"/>
                  <w:marRight w:val="0"/>
                  <w:marTop w:val="0"/>
                  <w:marBottom w:val="0"/>
                  <w:divBdr>
                    <w:top w:val="none" w:sz="0" w:space="0" w:color="auto"/>
                    <w:left w:val="none" w:sz="0" w:space="0" w:color="auto"/>
                    <w:bottom w:val="none" w:sz="0" w:space="0" w:color="auto"/>
                    <w:right w:val="none" w:sz="0" w:space="0" w:color="auto"/>
                  </w:divBdr>
                  <w:divsChild>
                    <w:div w:id="823592865">
                      <w:marLeft w:val="0"/>
                      <w:marRight w:val="0"/>
                      <w:marTop w:val="0"/>
                      <w:marBottom w:val="0"/>
                      <w:divBdr>
                        <w:top w:val="none" w:sz="0" w:space="0" w:color="auto"/>
                        <w:left w:val="none" w:sz="0" w:space="0" w:color="auto"/>
                        <w:bottom w:val="none" w:sz="0" w:space="0" w:color="auto"/>
                        <w:right w:val="none" w:sz="0" w:space="0" w:color="auto"/>
                      </w:divBdr>
                    </w:div>
                  </w:divsChild>
                </w:div>
                <w:div w:id="759714923">
                  <w:marLeft w:val="0"/>
                  <w:marRight w:val="0"/>
                  <w:marTop w:val="0"/>
                  <w:marBottom w:val="0"/>
                  <w:divBdr>
                    <w:top w:val="none" w:sz="0" w:space="0" w:color="auto"/>
                    <w:left w:val="none" w:sz="0" w:space="0" w:color="auto"/>
                    <w:bottom w:val="none" w:sz="0" w:space="0" w:color="auto"/>
                    <w:right w:val="none" w:sz="0" w:space="0" w:color="auto"/>
                  </w:divBdr>
                  <w:divsChild>
                    <w:div w:id="1591885472">
                      <w:marLeft w:val="0"/>
                      <w:marRight w:val="0"/>
                      <w:marTop w:val="0"/>
                      <w:marBottom w:val="0"/>
                      <w:divBdr>
                        <w:top w:val="none" w:sz="0" w:space="0" w:color="auto"/>
                        <w:left w:val="none" w:sz="0" w:space="0" w:color="auto"/>
                        <w:bottom w:val="none" w:sz="0" w:space="0" w:color="auto"/>
                        <w:right w:val="none" w:sz="0" w:space="0" w:color="auto"/>
                      </w:divBdr>
                    </w:div>
                  </w:divsChild>
                </w:div>
                <w:div w:id="974264084">
                  <w:marLeft w:val="0"/>
                  <w:marRight w:val="0"/>
                  <w:marTop w:val="0"/>
                  <w:marBottom w:val="0"/>
                  <w:divBdr>
                    <w:top w:val="none" w:sz="0" w:space="0" w:color="auto"/>
                    <w:left w:val="none" w:sz="0" w:space="0" w:color="auto"/>
                    <w:bottom w:val="none" w:sz="0" w:space="0" w:color="auto"/>
                    <w:right w:val="none" w:sz="0" w:space="0" w:color="auto"/>
                  </w:divBdr>
                  <w:divsChild>
                    <w:div w:id="589507425">
                      <w:marLeft w:val="0"/>
                      <w:marRight w:val="0"/>
                      <w:marTop w:val="0"/>
                      <w:marBottom w:val="0"/>
                      <w:divBdr>
                        <w:top w:val="none" w:sz="0" w:space="0" w:color="auto"/>
                        <w:left w:val="none" w:sz="0" w:space="0" w:color="auto"/>
                        <w:bottom w:val="none" w:sz="0" w:space="0" w:color="auto"/>
                        <w:right w:val="none" w:sz="0" w:space="0" w:color="auto"/>
                      </w:divBdr>
                    </w:div>
                  </w:divsChild>
                </w:div>
                <w:div w:id="34043241">
                  <w:marLeft w:val="0"/>
                  <w:marRight w:val="0"/>
                  <w:marTop w:val="0"/>
                  <w:marBottom w:val="0"/>
                  <w:divBdr>
                    <w:top w:val="none" w:sz="0" w:space="0" w:color="auto"/>
                    <w:left w:val="none" w:sz="0" w:space="0" w:color="auto"/>
                    <w:bottom w:val="none" w:sz="0" w:space="0" w:color="auto"/>
                    <w:right w:val="none" w:sz="0" w:space="0" w:color="auto"/>
                  </w:divBdr>
                  <w:divsChild>
                    <w:div w:id="1463234710">
                      <w:marLeft w:val="0"/>
                      <w:marRight w:val="0"/>
                      <w:marTop w:val="0"/>
                      <w:marBottom w:val="0"/>
                      <w:divBdr>
                        <w:top w:val="none" w:sz="0" w:space="0" w:color="auto"/>
                        <w:left w:val="none" w:sz="0" w:space="0" w:color="auto"/>
                        <w:bottom w:val="none" w:sz="0" w:space="0" w:color="auto"/>
                        <w:right w:val="none" w:sz="0" w:space="0" w:color="auto"/>
                      </w:divBdr>
                    </w:div>
                  </w:divsChild>
                </w:div>
                <w:div w:id="676004398">
                  <w:marLeft w:val="0"/>
                  <w:marRight w:val="0"/>
                  <w:marTop w:val="0"/>
                  <w:marBottom w:val="0"/>
                  <w:divBdr>
                    <w:top w:val="none" w:sz="0" w:space="0" w:color="auto"/>
                    <w:left w:val="none" w:sz="0" w:space="0" w:color="auto"/>
                    <w:bottom w:val="none" w:sz="0" w:space="0" w:color="auto"/>
                    <w:right w:val="none" w:sz="0" w:space="0" w:color="auto"/>
                  </w:divBdr>
                  <w:divsChild>
                    <w:div w:id="1715882047">
                      <w:marLeft w:val="0"/>
                      <w:marRight w:val="0"/>
                      <w:marTop w:val="0"/>
                      <w:marBottom w:val="0"/>
                      <w:divBdr>
                        <w:top w:val="none" w:sz="0" w:space="0" w:color="auto"/>
                        <w:left w:val="none" w:sz="0" w:space="0" w:color="auto"/>
                        <w:bottom w:val="none" w:sz="0" w:space="0" w:color="auto"/>
                        <w:right w:val="none" w:sz="0" w:space="0" w:color="auto"/>
                      </w:divBdr>
                    </w:div>
                  </w:divsChild>
                </w:div>
                <w:div w:id="874001273">
                  <w:marLeft w:val="0"/>
                  <w:marRight w:val="0"/>
                  <w:marTop w:val="0"/>
                  <w:marBottom w:val="0"/>
                  <w:divBdr>
                    <w:top w:val="none" w:sz="0" w:space="0" w:color="auto"/>
                    <w:left w:val="none" w:sz="0" w:space="0" w:color="auto"/>
                    <w:bottom w:val="none" w:sz="0" w:space="0" w:color="auto"/>
                    <w:right w:val="none" w:sz="0" w:space="0" w:color="auto"/>
                  </w:divBdr>
                  <w:divsChild>
                    <w:div w:id="425616482">
                      <w:marLeft w:val="0"/>
                      <w:marRight w:val="0"/>
                      <w:marTop w:val="0"/>
                      <w:marBottom w:val="0"/>
                      <w:divBdr>
                        <w:top w:val="none" w:sz="0" w:space="0" w:color="auto"/>
                        <w:left w:val="none" w:sz="0" w:space="0" w:color="auto"/>
                        <w:bottom w:val="none" w:sz="0" w:space="0" w:color="auto"/>
                        <w:right w:val="none" w:sz="0" w:space="0" w:color="auto"/>
                      </w:divBdr>
                    </w:div>
                  </w:divsChild>
                </w:div>
                <w:div w:id="623006955">
                  <w:marLeft w:val="0"/>
                  <w:marRight w:val="0"/>
                  <w:marTop w:val="0"/>
                  <w:marBottom w:val="0"/>
                  <w:divBdr>
                    <w:top w:val="none" w:sz="0" w:space="0" w:color="auto"/>
                    <w:left w:val="none" w:sz="0" w:space="0" w:color="auto"/>
                    <w:bottom w:val="none" w:sz="0" w:space="0" w:color="auto"/>
                    <w:right w:val="none" w:sz="0" w:space="0" w:color="auto"/>
                  </w:divBdr>
                  <w:divsChild>
                    <w:div w:id="1384326745">
                      <w:marLeft w:val="0"/>
                      <w:marRight w:val="0"/>
                      <w:marTop w:val="0"/>
                      <w:marBottom w:val="0"/>
                      <w:divBdr>
                        <w:top w:val="none" w:sz="0" w:space="0" w:color="auto"/>
                        <w:left w:val="none" w:sz="0" w:space="0" w:color="auto"/>
                        <w:bottom w:val="none" w:sz="0" w:space="0" w:color="auto"/>
                        <w:right w:val="none" w:sz="0" w:space="0" w:color="auto"/>
                      </w:divBdr>
                    </w:div>
                  </w:divsChild>
                </w:div>
                <w:div w:id="978336890">
                  <w:marLeft w:val="0"/>
                  <w:marRight w:val="0"/>
                  <w:marTop w:val="0"/>
                  <w:marBottom w:val="0"/>
                  <w:divBdr>
                    <w:top w:val="none" w:sz="0" w:space="0" w:color="auto"/>
                    <w:left w:val="none" w:sz="0" w:space="0" w:color="auto"/>
                    <w:bottom w:val="none" w:sz="0" w:space="0" w:color="auto"/>
                    <w:right w:val="none" w:sz="0" w:space="0" w:color="auto"/>
                  </w:divBdr>
                  <w:divsChild>
                    <w:div w:id="1847943647">
                      <w:marLeft w:val="0"/>
                      <w:marRight w:val="0"/>
                      <w:marTop w:val="0"/>
                      <w:marBottom w:val="0"/>
                      <w:divBdr>
                        <w:top w:val="none" w:sz="0" w:space="0" w:color="auto"/>
                        <w:left w:val="none" w:sz="0" w:space="0" w:color="auto"/>
                        <w:bottom w:val="none" w:sz="0" w:space="0" w:color="auto"/>
                        <w:right w:val="none" w:sz="0" w:space="0" w:color="auto"/>
                      </w:divBdr>
                    </w:div>
                  </w:divsChild>
                </w:div>
                <w:div w:id="1273441756">
                  <w:marLeft w:val="0"/>
                  <w:marRight w:val="0"/>
                  <w:marTop w:val="0"/>
                  <w:marBottom w:val="0"/>
                  <w:divBdr>
                    <w:top w:val="none" w:sz="0" w:space="0" w:color="auto"/>
                    <w:left w:val="none" w:sz="0" w:space="0" w:color="auto"/>
                    <w:bottom w:val="none" w:sz="0" w:space="0" w:color="auto"/>
                    <w:right w:val="none" w:sz="0" w:space="0" w:color="auto"/>
                  </w:divBdr>
                  <w:divsChild>
                    <w:div w:id="805128719">
                      <w:marLeft w:val="0"/>
                      <w:marRight w:val="0"/>
                      <w:marTop w:val="0"/>
                      <w:marBottom w:val="0"/>
                      <w:divBdr>
                        <w:top w:val="none" w:sz="0" w:space="0" w:color="auto"/>
                        <w:left w:val="none" w:sz="0" w:space="0" w:color="auto"/>
                        <w:bottom w:val="none" w:sz="0" w:space="0" w:color="auto"/>
                        <w:right w:val="none" w:sz="0" w:space="0" w:color="auto"/>
                      </w:divBdr>
                    </w:div>
                  </w:divsChild>
                </w:div>
                <w:div w:id="1529563509">
                  <w:marLeft w:val="0"/>
                  <w:marRight w:val="0"/>
                  <w:marTop w:val="0"/>
                  <w:marBottom w:val="0"/>
                  <w:divBdr>
                    <w:top w:val="none" w:sz="0" w:space="0" w:color="auto"/>
                    <w:left w:val="none" w:sz="0" w:space="0" w:color="auto"/>
                    <w:bottom w:val="none" w:sz="0" w:space="0" w:color="auto"/>
                    <w:right w:val="none" w:sz="0" w:space="0" w:color="auto"/>
                  </w:divBdr>
                  <w:divsChild>
                    <w:div w:id="1868525011">
                      <w:marLeft w:val="0"/>
                      <w:marRight w:val="0"/>
                      <w:marTop w:val="0"/>
                      <w:marBottom w:val="0"/>
                      <w:divBdr>
                        <w:top w:val="none" w:sz="0" w:space="0" w:color="auto"/>
                        <w:left w:val="none" w:sz="0" w:space="0" w:color="auto"/>
                        <w:bottom w:val="none" w:sz="0" w:space="0" w:color="auto"/>
                        <w:right w:val="none" w:sz="0" w:space="0" w:color="auto"/>
                      </w:divBdr>
                    </w:div>
                  </w:divsChild>
                </w:div>
                <w:div w:id="777605968">
                  <w:marLeft w:val="0"/>
                  <w:marRight w:val="0"/>
                  <w:marTop w:val="0"/>
                  <w:marBottom w:val="0"/>
                  <w:divBdr>
                    <w:top w:val="none" w:sz="0" w:space="0" w:color="auto"/>
                    <w:left w:val="none" w:sz="0" w:space="0" w:color="auto"/>
                    <w:bottom w:val="none" w:sz="0" w:space="0" w:color="auto"/>
                    <w:right w:val="none" w:sz="0" w:space="0" w:color="auto"/>
                  </w:divBdr>
                  <w:divsChild>
                    <w:div w:id="887186320">
                      <w:marLeft w:val="0"/>
                      <w:marRight w:val="0"/>
                      <w:marTop w:val="0"/>
                      <w:marBottom w:val="0"/>
                      <w:divBdr>
                        <w:top w:val="none" w:sz="0" w:space="0" w:color="auto"/>
                        <w:left w:val="none" w:sz="0" w:space="0" w:color="auto"/>
                        <w:bottom w:val="none" w:sz="0" w:space="0" w:color="auto"/>
                        <w:right w:val="none" w:sz="0" w:space="0" w:color="auto"/>
                      </w:divBdr>
                    </w:div>
                  </w:divsChild>
                </w:div>
                <w:div w:id="1695769864">
                  <w:marLeft w:val="0"/>
                  <w:marRight w:val="0"/>
                  <w:marTop w:val="0"/>
                  <w:marBottom w:val="0"/>
                  <w:divBdr>
                    <w:top w:val="none" w:sz="0" w:space="0" w:color="auto"/>
                    <w:left w:val="none" w:sz="0" w:space="0" w:color="auto"/>
                    <w:bottom w:val="none" w:sz="0" w:space="0" w:color="auto"/>
                    <w:right w:val="none" w:sz="0" w:space="0" w:color="auto"/>
                  </w:divBdr>
                  <w:divsChild>
                    <w:div w:id="1430155204">
                      <w:marLeft w:val="0"/>
                      <w:marRight w:val="0"/>
                      <w:marTop w:val="0"/>
                      <w:marBottom w:val="0"/>
                      <w:divBdr>
                        <w:top w:val="none" w:sz="0" w:space="0" w:color="auto"/>
                        <w:left w:val="none" w:sz="0" w:space="0" w:color="auto"/>
                        <w:bottom w:val="none" w:sz="0" w:space="0" w:color="auto"/>
                        <w:right w:val="none" w:sz="0" w:space="0" w:color="auto"/>
                      </w:divBdr>
                    </w:div>
                  </w:divsChild>
                </w:div>
                <w:div w:id="963148917">
                  <w:marLeft w:val="0"/>
                  <w:marRight w:val="0"/>
                  <w:marTop w:val="0"/>
                  <w:marBottom w:val="0"/>
                  <w:divBdr>
                    <w:top w:val="none" w:sz="0" w:space="0" w:color="auto"/>
                    <w:left w:val="none" w:sz="0" w:space="0" w:color="auto"/>
                    <w:bottom w:val="none" w:sz="0" w:space="0" w:color="auto"/>
                    <w:right w:val="none" w:sz="0" w:space="0" w:color="auto"/>
                  </w:divBdr>
                  <w:divsChild>
                    <w:div w:id="2120568075">
                      <w:marLeft w:val="0"/>
                      <w:marRight w:val="0"/>
                      <w:marTop w:val="0"/>
                      <w:marBottom w:val="0"/>
                      <w:divBdr>
                        <w:top w:val="none" w:sz="0" w:space="0" w:color="auto"/>
                        <w:left w:val="none" w:sz="0" w:space="0" w:color="auto"/>
                        <w:bottom w:val="none" w:sz="0" w:space="0" w:color="auto"/>
                        <w:right w:val="none" w:sz="0" w:space="0" w:color="auto"/>
                      </w:divBdr>
                    </w:div>
                  </w:divsChild>
                </w:div>
                <w:div w:id="976573084">
                  <w:marLeft w:val="0"/>
                  <w:marRight w:val="0"/>
                  <w:marTop w:val="0"/>
                  <w:marBottom w:val="0"/>
                  <w:divBdr>
                    <w:top w:val="none" w:sz="0" w:space="0" w:color="auto"/>
                    <w:left w:val="none" w:sz="0" w:space="0" w:color="auto"/>
                    <w:bottom w:val="none" w:sz="0" w:space="0" w:color="auto"/>
                    <w:right w:val="none" w:sz="0" w:space="0" w:color="auto"/>
                  </w:divBdr>
                  <w:divsChild>
                    <w:div w:id="1060446692">
                      <w:marLeft w:val="0"/>
                      <w:marRight w:val="0"/>
                      <w:marTop w:val="0"/>
                      <w:marBottom w:val="0"/>
                      <w:divBdr>
                        <w:top w:val="none" w:sz="0" w:space="0" w:color="auto"/>
                        <w:left w:val="none" w:sz="0" w:space="0" w:color="auto"/>
                        <w:bottom w:val="none" w:sz="0" w:space="0" w:color="auto"/>
                        <w:right w:val="none" w:sz="0" w:space="0" w:color="auto"/>
                      </w:divBdr>
                    </w:div>
                  </w:divsChild>
                </w:div>
                <w:div w:id="1038511540">
                  <w:marLeft w:val="0"/>
                  <w:marRight w:val="0"/>
                  <w:marTop w:val="0"/>
                  <w:marBottom w:val="0"/>
                  <w:divBdr>
                    <w:top w:val="none" w:sz="0" w:space="0" w:color="auto"/>
                    <w:left w:val="none" w:sz="0" w:space="0" w:color="auto"/>
                    <w:bottom w:val="none" w:sz="0" w:space="0" w:color="auto"/>
                    <w:right w:val="none" w:sz="0" w:space="0" w:color="auto"/>
                  </w:divBdr>
                  <w:divsChild>
                    <w:div w:id="1552111867">
                      <w:marLeft w:val="0"/>
                      <w:marRight w:val="0"/>
                      <w:marTop w:val="0"/>
                      <w:marBottom w:val="0"/>
                      <w:divBdr>
                        <w:top w:val="none" w:sz="0" w:space="0" w:color="auto"/>
                        <w:left w:val="none" w:sz="0" w:space="0" w:color="auto"/>
                        <w:bottom w:val="none" w:sz="0" w:space="0" w:color="auto"/>
                        <w:right w:val="none" w:sz="0" w:space="0" w:color="auto"/>
                      </w:divBdr>
                    </w:div>
                  </w:divsChild>
                </w:div>
                <w:div w:id="1124346909">
                  <w:marLeft w:val="0"/>
                  <w:marRight w:val="0"/>
                  <w:marTop w:val="0"/>
                  <w:marBottom w:val="0"/>
                  <w:divBdr>
                    <w:top w:val="none" w:sz="0" w:space="0" w:color="auto"/>
                    <w:left w:val="none" w:sz="0" w:space="0" w:color="auto"/>
                    <w:bottom w:val="none" w:sz="0" w:space="0" w:color="auto"/>
                    <w:right w:val="none" w:sz="0" w:space="0" w:color="auto"/>
                  </w:divBdr>
                  <w:divsChild>
                    <w:div w:id="731661108">
                      <w:marLeft w:val="0"/>
                      <w:marRight w:val="0"/>
                      <w:marTop w:val="0"/>
                      <w:marBottom w:val="0"/>
                      <w:divBdr>
                        <w:top w:val="none" w:sz="0" w:space="0" w:color="auto"/>
                        <w:left w:val="none" w:sz="0" w:space="0" w:color="auto"/>
                        <w:bottom w:val="none" w:sz="0" w:space="0" w:color="auto"/>
                        <w:right w:val="none" w:sz="0" w:space="0" w:color="auto"/>
                      </w:divBdr>
                    </w:div>
                  </w:divsChild>
                </w:div>
                <w:div w:id="2036925193">
                  <w:marLeft w:val="0"/>
                  <w:marRight w:val="0"/>
                  <w:marTop w:val="0"/>
                  <w:marBottom w:val="0"/>
                  <w:divBdr>
                    <w:top w:val="none" w:sz="0" w:space="0" w:color="auto"/>
                    <w:left w:val="none" w:sz="0" w:space="0" w:color="auto"/>
                    <w:bottom w:val="none" w:sz="0" w:space="0" w:color="auto"/>
                    <w:right w:val="none" w:sz="0" w:space="0" w:color="auto"/>
                  </w:divBdr>
                  <w:divsChild>
                    <w:div w:id="1774277414">
                      <w:marLeft w:val="0"/>
                      <w:marRight w:val="0"/>
                      <w:marTop w:val="0"/>
                      <w:marBottom w:val="0"/>
                      <w:divBdr>
                        <w:top w:val="none" w:sz="0" w:space="0" w:color="auto"/>
                        <w:left w:val="none" w:sz="0" w:space="0" w:color="auto"/>
                        <w:bottom w:val="none" w:sz="0" w:space="0" w:color="auto"/>
                        <w:right w:val="none" w:sz="0" w:space="0" w:color="auto"/>
                      </w:divBdr>
                    </w:div>
                  </w:divsChild>
                </w:div>
                <w:div w:id="1013801534">
                  <w:marLeft w:val="0"/>
                  <w:marRight w:val="0"/>
                  <w:marTop w:val="0"/>
                  <w:marBottom w:val="0"/>
                  <w:divBdr>
                    <w:top w:val="none" w:sz="0" w:space="0" w:color="auto"/>
                    <w:left w:val="none" w:sz="0" w:space="0" w:color="auto"/>
                    <w:bottom w:val="none" w:sz="0" w:space="0" w:color="auto"/>
                    <w:right w:val="none" w:sz="0" w:space="0" w:color="auto"/>
                  </w:divBdr>
                  <w:divsChild>
                    <w:div w:id="128941436">
                      <w:marLeft w:val="0"/>
                      <w:marRight w:val="0"/>
                      <w:marTop w:val="0"/>
                      <w:marBottom w:val="0"/>
                      <w:divBdr>
                        <w:top w:val="none" w:sz="0" w:space="0" w:color="auto"/>
                        <w:left w:val="none" w:sz="0" w:space="0" w:color="auto"/>
                        <w:bottom w:val="none" w:sz="0" w:space="0" w:color="auto"/>
                        <w:right w:val="none" w:sz="0" w:space="0" w:color="auto"/>
                      </w:divBdr>
                    </w:div>
                  </w:divsChild>
                </w:div>
                <w:div w:id="2014721426">
                  <w:marLeft w:val="0"/>
                  <w:marRight w:val="0"/>
                  <w:marTop w:val="0"/>
                  <w:marBottom w:val="0"/>
                  <w:divBdr>
                    <w:top w:val="none" w:sz="0" w:space="0" w:color="auto"/>
                    <w:left w:val="none" w:sz="0" w:space="0" w:color="auto"/>
                    <w:bottom w:val="none" w:sz="0" w:space="0" w:color="auto"/>
                    <w:right w:val="none" w:sz="0" w:space="0" w:color="auto"/>
                  </w:divBdr>
                  <w:divsChild>
                    <w:div w:id="2002540837">
                      <w:marLeft w:val="0"/>
                      <w:marRight w:val="0"/>
                      <w:marTop w:val="0"/>
                      <w:marBottom w:val="0"/>
                      <w:divBdr>
                        <w:top w:val="none" w:sz="0" w:space="0" w:color="auto"/>
                        <w:left w:val="none" w:sz="0" w:space="0" w:color="auto"/>
                        <w:bottom w:val="none" w:sz="0" w:space="0" w:color="auto"/>
                        <w:right w:val="none" w:sz="0" w:space="0" w:color="auto"/>
                      </w:divBdr>
                    </w:div>
                  </w:divsChild>
                </w:div>
                <w:div w:id="742793886">
                  <w:marLeft w:val="0"/>
                  <w:marRight w:val="0"/>
                  <w:marTop w:val="0"/>
                  <w:marBottom w:val="0"/>
                  <w:divBdr>
                    <w:top w:val="none" w:sz="0" w:space="0" w:color="auto"/>
                    <w:left w:val="none" w:sz="0" w:space="0" w:color="auto"/>
                    <w:bottom w:val="none" w:sz="0" w:space="0" w:color="auto"/>
                    <w:right w:val="none" w:sz="0" w:space="0" w:color="auto"/>
                  </w:divBdr>
                  <w:divsChild>
                    <w:div w:id="1010448649">
                      <w:marLeft w:val="0"/>
                      <w:marRight w:val="0"/>
                      <w:marTop w:val="0"/>
                      <w:marBottom w:val="0"/>
                      <w:divBdr>
                        <w:top w:val="none" w:sz="0" w:space="0" w:color="auto"/>
                        <w:left w:val="none" w:sz="0" w:space="0" w:color="auto"/>
                        <w:bottom w:val="none" w:sz="0" w:space="0" w:color="auto"/>
                        <w:right w:val="none" w:sz="0" w:space="0" w:color="auto"/>
                      </w:divBdr>
                    </w:div>
                  </w:divsChild>
                </w:div>
                <w:div w:id="1946187927">
                  <w:marLeft w:val="0"/>
                  <w:marRight w:val="0"/>
                  <w:marTop w:val="0"/>
                  <w:marBottom w:val="0"/>
                  <w:divBdr>
                    <w:top w:val="none" w:sz="0" w:space="0" w:color="auto"/>
                    <w:left w:val="none" w:sz="0" w:space="0" w:color="auto"/>
                    <w:bottom w:val="none" w:sz="0" w:space="0" w:color="auto"/>
                    <w:right w:val="none" w:sz="0" w:space="0" w:color="auto"/>
                  </w:divBdr>
                  <w:divsChild>
                    <w:div w:id="175384191">
                      <w:marLeft w:val="0"/>
                      <w:marRight w:val="0"/>
                      <w:marTop w:val="0"/>
                      <w:marBottom w:val="0"/>
                      <w:divBdr>
                        <w:top w:val="none" w:sz="0" w:space="0" w:color="auto"/>
                        <w:left w:val="none" w:sz="0" w:space="0" w:color="auto"/>
                        <w:bottom w:val="none" w:sz="0" w:space="0" w:color="auto"/>
                        <w:right w:val="none" w:sz="0" w:space="0" w:color="auto"/>
                      </w:divBdr>
                    </w:div>
                  </w:divsChild>
                </w:div>
                <w:div w:id="1765880604">
                  <w:marLeft w:val="0"/>
                  <w:marRight w:val="0"/>
                  <w:marTop w:val="0"/>
                  <w:marBottom w:val="0"/>
                  <w:divBdr>
                    <w:top w:val="none" w:sz="0" w:space="0" w:color="auto"/>
                    <w:left w:val="none" w:sz="0" w:space="0" w:color="auto"/>
                    <w:bottom w:val="none" w:sz="0" w:space="0" w:color="auto"/>
                    <w:right w:val="none" w:sz="0" w:space="0" w:color="auto"/>
                  </w:divBdr>
                  <w:divsChild>
                    <w:div w:id="1444688058">
                      <w:marLeft w:val="0"/>
                      <w:marRight w:val="0"/>
                      <w:marTop w:val="0"/>
                      <w:marBottom w:val="0"/>
                      <w:divBdr>
                        <w:top w:val="none" w:sz="0" w:space="0" w:color="auto"/>
                        <w:left w:val="none" w:sz="0" w:space="0" w:color="auto"/>
                        <w:bottom w:val="none" w:sz="0" w:space="0" w:color="auto"/>
                        <w:right w:val="none" w:sz="0" w:space="0" w:color="auto"/>
                      </w:divBdr>
                    </w:div>
                  </w:divsChild>
                </w:div>
                <w:div w:id="897058282">
                  <w:marLeft w:val="0"/>
                  <w:marRight w:val="0"/>
                  <w:marTop w:val="0"/>
                  <w:marBottom w:val="0"/>
                  <w:divBdr>
                    <w:top w:val="none" w:sz="0" w:space="0" w:color="auto"/>
                    <w:left w:val="none" w:sz="0" w:space="0" w:color="auto"/>
                    <w:bottom w:val="none" w:sz="0" w:space="0" w:color="auto"/>
                    <w:right w:val="none" w:sz="0" w:space="0" w:color="auto"/>
                  </w:divBdr>
                  <w:divsChild>
                    <w:div w:id="1368992726">
                      <w:marLeft w:val="0"/>
                      <w:marRight w:val="0"/>
                      <w:marTop w:val="0"/>
                      <w:marBottom w:val="0"/>
                      <w:divBdr>
                        <w:top w:val="none" w:sz="0" w:space="0" w:color="auto"/>
                        <w:left w:val="none" w:sz="0" w:space="0" w:color="auto"/>
                        <w:bottom w:val="none" w:sz="0" w:space="0" w:color="auto"/>
                        <w:right w:val="none" w:sz="0" w:space="0" w:color="auto"/>
                      </w:divBdr>
                    </w:div>
                  </w:divsChild>
                </w:div>
                <w:div w:id="2000845659">
                  <w:marLeft w:val="0"/>
                  <w:marRight w:val="0"/>
                  <w:marTop w:val="0"/>
                  <w:marBottom w:val="0"/>
                  <w:divBdr>
                    <w:top w:val="none" w:sz="0" w:space="0" w:color="auto"/>
                    <w:left w:val="none" w:sz="0" w:space="0" w:color="auto"/>
                    <w:bottom w:val="none" w:sz="0" w:space="0" w:color="auto"/>
                    <w:right w:val="none" w:sz="0" w:space="0" w:color="auto"/>
                  </w:divBdr>
                  <w:divsChild>
                    <w:div w:id="1917543954">
                      <w:marLeft w:val="0"/>
                      <w:marRight w:val="0"/>
                      <w:marTop w:val="0"/>
                      <w:marBottom w:val="0"/>
                      <w:divBdr>
                        <w:top w:val="none" w:sz="0" w:space="0" w:color="auto"/>
                        <w:left w:val="none" w:sz="0" w:space="0" w:color="auto"/>
                        <w:bottom w:val="none" w:sz="0" w:space="0" w:color="auto"/>
                        <w:right w:val="none" w:sz="0" w:space="0" w:color="auto"/>
                      </w:divBdr>
                    </w:div>
                  </w:divsChild>
                </w:div>
                <w:div w:id="408961392">
                  <w:marLeft w:val="0"/>
                  <w:marRight w:val="0"/>
                  <w:marTop w:val="0"/>
                  <w:marBottom w:val="0"/>
                  <w:divBdr>
                    <w:top w:val="none" w:sz="0" w:space="0" w:color="auto"/>
                    <w:left w:val="none" w:sz="0" w:space="0" w:color="auto"/>
                    <w:bottom w:val="none" w:sz="0" w:space="0" w:color="auto"/>
                    <w:right w:val="none" w:sz="0" w:space="0" w:color="auto"/>
                  </w:divBdr>
                  <w:divsChild>
                    <w:div w:id="293679672">
                      <w:marLeft w:val="0"/>
                      <w:marRight w:val="0"/>
                      <w:marTop w:val="0"/>
                      <w:marBottom w:val="0"/>
                      <w:divBdr>
                        <w:top w:val="none" w:sz="0" w:space="0" w:color="auto"/>
                        <w:left w:val="none" w:sz="0" w:space="0" w:color="auto"/>
                        <w:bottom w:val="none" w:sz="0" w:space="0" w:color="auto"/>
                        <w:right w:val="none" w:sz="0" w:space="0" w:color="auto"/>
                      </w:divBdr>
                    </w:div>
                  </w:divsChild>
                </w:div>
                <w:div w:id="1044672246">
                  <w:marLeft w:val="0"/>
                  <w:marRight w:val="0"/>
                  <w:marTop w:val="0"/>
                  <w:marBottom w:val="0"/>
                  <w:divBdr>
                    <w:top w:val="none" w:sz="0" w:space="0" w:color="auto"/>
                    <w:left w:val="none" w:sz="0" w:space="0" w:color="auto"/>
                    <w:bottom w:val="none" w:sz="0" w:space="0" w:color="auto"/>
                    <w:right w:val="none" w:sz="0" w:space="0" w:color="auto"/>
                  </w:divBdr>
                  <w:divsChild>
                    <w:div w:id="257910085">
                      <w:marLeft w:val="0"/>
                      <w:marRight w:val="0"/>
                      <w:marTop w:val="0"/>
                      <w:marBottom w:val="0"/>
                      <w:divBdr>
                        <w:top w:val="none" w:sz="0" w:space="0" w:color="auto"/>
                        <w:left w:val="none" w:sz="0" w:space="0" w:color="auto"/>
                        <w:bottom w:val="none" w:sz="0" w:space="0" w:color="auto"/>
                        <w:right w:val="none" w:sz="0" w:space="0" w:color="auto"/>
                      </w:divBdr>
                    </w:div>
                  </w:divsChild>
                </w:div>
                <w:div w:id="1015418472">
                  <w:marLeft w:val="0"/>
                  <w:marRight w:val="0"/>
                  <w:marTop w:val="0"/>
                  <w:marBottom w:val="0"/>
                  <w:divBdr>
                    <w:top w:val="none" w:sz="0" w:space="0" w:color="auto"/>
                    <w:left w:val="none" w:sz="0" w:space="0" w:color="auto"/>
                    <w:bottom w:val="none" w:sz="0" w:space="0" w:color="auto"/>
                    <w:right w:val="none" w:sz="0" w:space="0" w:color="auto"/>
                  </w:divBdr>
                  <w:divsChild>
                    <w:div w:id="2017420126">
                      <w:marLeft w:val="0"/>
                      <w:marRight w:val="0"/>
                      <w:marTop w:val="0"/>
                      <w:marBottom w:val="0"/>
                      <w:divBdr>
                        <w:top w:val="none" w:sz="0" w:space="0" w:color="auto"/>
                        <w:left w:val="none" w:sz="0" w:space="0" w:color="auto"/>
                        <w:bottom w:val="none" w:sz="0" w:space="0" w:color="auto"/>
                        <w:right w:val="none" w:sz="0" w:space="0" w:color="auto"/>
                      </w:divBdr>
                    </w:div>
                  </w:divsChild>
                </w:div>
                <w:div w:id="1654521953">
                  <w:marLeft w:val="0"/>
                  <w:marRight w:val="0"/>
                  <w:marTop w:val="0"/>
                  <w:marBottom w:val="0"/>
                  <w:divBdr>
                    <w:top w:val="none" w:sz="0" w:space="0" w:color="auto"/>
                    <w:left w:val="none" w:sz="0" w:space="0" w:color="auto"/>
                    <w:bottom w:val="none" w:sz="0" w:space="0" w:color="auto"/>
                    <w:right w:val="none" w:sz="0" w:space="0" w:color="auto"/>
                  </w:divBdr>
                  <w:divsChild>
                    <w:div w:id="814419908">
                      <w:marLeft w:val="0"/>
                      <w:marRight w:val="0"/>
                      <w:marTop w:val="0"/>
                      <w:marBottom w:val="0"/>
                      <w:divBdr>
                        <w:top w:val="none" w:sz="0" w:space="0" w:color="auto"/>
                        <w:left w:val="none" w:sz="0" w:space="0" w:color="auto"/>
                        <w:bottom w:val="none" w:sz="0" w:space="0" w:color="auto"/>
                        <w:right w:val="none" w:sz="0" w:space="0" w:color="auto"/>
                      </w:divBdr>
                    </w:div>
                  </w:divsChild>
                </w:div>
                <w:div w:id="448478556">
                  <w:marLeft w:val="0"/>
                  <w:marRight w:val="0"/>
                  <w:marTop w:val="0"/>
                  <w:marBottom w:val="0"/>
                  <w:divBdr>
                    <w:top w:val="none" w:sz="0" w:space="0" w:color="auto"/>
                    <w:left w:val="none" w:sz="0" w:space="0" w:color="auto"/>
                    <w:bottom w:val="none" w:sz="0" w:space="0" w:color="auto"/>
                    <w:right w:val="none" w:sz="0" w:space="0" w:color="auto"/>
                  </w:divBdr>
                  <w:divsChild>
                    <w:div w:id="384570383">
                      <w:marLeft w:val="0"/>
                      <w:marRight w:val="0"/>
                      <w:marTop w:val="0"/>
                      <w:marBottom w:val="0"/>
                      <w:divBdr>
                        <w:top w:val="none" w:sz="0" w:space="0" w:color="auto"/>
                        <w:left w:val="none" w:sz="0" w:space="0" w:color="auto"/>
                        <w:bottom w:val="none" w:sz="0" w:space="0" w:color="auto"/>
                        <w:right w:val="none" w:sz="0" w:space="0" w:color="auto"/>
                      </w:divBdr>
                    </w:div>
                  </w:divsChild>
                </w:div>
                <w:div w:id="1926300797">
                  <w:marLeft w:val="0"/>
                  <w:marRight w:val="0"/>
                  <w:marTop w:val="0"/>
                  <w:marBottom w:val="0"/>
                  <w:divBdr>
                    <w:top w:val="none" w:sz="0" w:space="0" w:color="auto"/>
                    <w:left w:val="none" w:sz="0" w:space="0" w:color="auto"/>
                    <w:bottom w:val="none" w:sz="0" w:space="0" w:color="auto"/>
                    <w:right w:val="none" w:sz="0" w:space="0" w:color="auto"/>
                  </w:divBdr>
                  <w:divsChild>
                    <w:div w:id="2098747291">
                      <w:marLeft w:val="0"/>
                      <w:marRight w:val="0"/>
                      <w:marTop w:val="0"/>
                      <w:marBottom w:val="0"/>
                      <w:divBdr>
                        <w:top w:val="none" w:sz="0" w:space="0" w:color="auto"/>
                        <w:left w:val="none" w:sz="0" w:space="0" w:color="auto"/>
                        <w:bottom w:val="none" w:sz="0" w:space="0" w:color="auto"/>
                        <w:right w:val="none" w:sz="0" w:space="0" w:color="auto"/>
                      </w:divBdr>
                    </w:div>
                  </w:divsChild>
                </w:div>
                <w:div w:id="179705685">
                  <w:marLeft w:val="0"/>
                  <w:marRight w:val="0"/>
                  <w:marTop w:val="0"/>
                  <w:marBottom w:val="0"/>
                  <w:divBdr>
                    <w:top w:val="none" w:sz="0" w:space="0" w:color="auto"/>
                    <w:left w:val="none" w:sz="0" w:space="0" w:color="auto"/>
                    <w:bottom w:val="none" w:sz="0" w:space="0" w:color="auto"/>
                    <w:right w:val="none" w:sz="0" w:space="0" w:color="auto"/>
                  </w:divBdr>
                  <w:divsChild>
                    <w:div w:id="8722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1183">
          <w:marLeft w:val="0"/>
          <w:marRight w:val="0"/>
          <w:marTop w:val="0"/>
          <w:marBottom w:val="0"/>
          <w:divBdr>
            <w:top w:val="none" w:sz="0" w:space="0" w:color="auto"/>
            <w:left w:val="none" w:sz="0" w:space="0" w:color="auto"/>
            <w:bottom w:val="none" w:sz="0" w:space="0" w:color="auto"/>
            <w:right w:val="none" w:sz="0" w:space="0" w:color="auto"/>
          </w:divBdr>
        </w:div>
        <w:div w:id="322590593">
          <w:marLeft w:val="0"/>
          <w:marRight w:val="0"/>
          <w:marTop w:val="0"/>
          <w:marBottom w:val="0"/>
          <w:divBdr>
            <w:top w:val="none" w:sz="0" w:space="0" w:color="auto"/>
            <w:left w:val="none" w:sz="0" w:space="0" w:color="auto"/>
            <w:bottom w:val="none" w:sz="0" w:space="0" w:color="auto"/>
            <w:right w:val="none" w:sz="0" w:space="0" w:color="auto"/>
          </w:divBdr>
        </w:div>
        <w:div w:id="55713463">
          <w:marLeft w:val="0"/>
          <w:marRight w:val="0"/>
          <w:marTop w:val="0"/>
          <w:marBottom w:val="0"/>
          <w:divBdr>
            <w:top w:val="none" w:sz="0" w:space="0" w:color="auto"/>
            <w:left w:val="none" w:sz="0" w:space="0" w:color="auto"/>
            <w:bottom w:val="none" w:sz="0" w:space="0" w:color="auto"/>
            <w:right w:val="none" w:sz="0" w:space="0" w:color="auto"/>
          </w:divBdr>
        </w:div>
        <w:div w:id="1437755138">
          <w:marLeft w:val="0"/>
          <w:marRight w:val="0"/>
          <w:marTop w:val="0"/>
          <w:marBottom w:val="0"/>
          <w:divBdr>
            <w:top w:val="none" w:sz="0" w:space="0" w:color="auto"/>
            <w:left w:val="none" w:sz="0" w:space="0" w:color="auto"/>
            <w:bottom w:val="none" w:sz="0" w:space="0" w:color="auto"/>
            <w:right w:val="none" w:sz="0" w:space="0" w:color="auto"/>
          </w:divBdr>
        </w:div>
        <w:div w:id="1822187061">
          <w:marLeft w:val="0"/>
          <w:marRight w:val="0"/>
          <w:marTop w:val="0"/>
          <w:marBottom w:val="0"/>
          <w:divBdr>
            <w:top w:val="none" w:sz="0" w:space="0" w:color="auto"/>
            <w:left w:val="none" w:sz="0" w:space="0" w:color="auto"/>
            <w:bottom w:val="none" w:sz="0" w:space="0" w:color="auto"/>
            <w:right w:val="none" w:sz="0" w:space="0" w:color="auto"/>
          </w:divBdr>
        </w:div>
        <w:div w:id="1165318846">
          <w:marLeft w:val="0"/>
          <w:marRight w:val="0"/>
          <w:marTop w:val="0"/>
          <w:marBottom w:val="0"/>
          <w:divBdr>
            <w:top w:val="none" w:sz="0" w:space="0" w:color="auto"/>
            <w:left w:val="none" w:sz="0" w:space="0" w:color="auto"/>
            <w:bottom w:val="none" w:sz="0" w:space="0" w:color="auto"/>
            <w:right w:val="none" w:sz="0" w:space="0" w:color="auto"/>
          </w:divBdr>
        </w:div>
        <w:div w:id="1555118357">
          <w:marLeft w:val="0"/>
          <w:marRight w:val="0"/>
          <w:marTop w:val="0"/>
          <w:marBottom w:val="0"/>
          <w:divBdr>
            <w:top w:val="none" w:sz="0" w:space="0" w:color="auto"/>
            <w:left w:val="none" w:sz="0" w:space="0" w:color="auto"/>
            <w:bottom w:val="none" w:sz="0" w:space="0" w:color="auto"/>
            <w:right w:val="none" w:sz="0" w:space="0" w:color="auto"/>
          </w:divBdr>
        </w:div>
        <w:div w:id="2059548864">
          <w:marLeft w:val="0"/>
          <w:marRight w:val="0"/>
          <w:marTop w:val="0"/>
          <w:marBottom w:val="0"/>
          <w:divBdr>
            <w:top w:val="none" w:sz="0" w:space="0" w:color="auto"/>
            <w:left w:val="none" w:sz="0" w:space="0" w:color="auto"/>
            <w:bottom w:val="none" w:sz="0" w:space="0" w:color="auto"/>
            <w:right w:val="none" w:sz="0" w:space="0" w:color="auto"/>
          </w:divBdr>
        </w:div>
        <w:div w:id="949358532">
          <w:marLeft w:val="0"/>
          <w:marRight w:val="0"/>
          <w:marTop w:val="0"/>
          <w:marBottom w:val="0"/>
          <w:divBdr>
            <w:top w:val="none" w:sz="0" w:space="0" w:color="auto"/>
            <w:left w:val="none" w:sz="0" w:space="0" w:color="auto"/>
            <w:bottom w:val="none" w:sz="0" w:space="0" w:color="auto"/>
            <w:right w:val="none" w:sz="0" w:space="0" w:color="auto"/>
          </w:divBdr>
        </w:div>
        <w:div w:id="1513030726">
          <w:marLeft w:val="0"/>
          <w:marRight w:val="0"/>
          <w:marTop w:val="0"/>
          <w:marBottom w:val="0"/>
          <w:divBdr>
            <w:top w:val="none" w:sz="0" w:space="0" w:color="auto"/>
            <w:left w:val="none" w:sz="0" w:space="0" w:color="auto"/>
            <w:bottom w:val="none" w:sz="0" w:space="0" w:color="auto"/>
            <w:right w:val="none" w:sz="0" w:space="0" w:color="auto"/>
          </w:divBdr>
        </w:div>
        <w:div w:id="1832796047">
          <w:marLeft w:val="0"/>
          <w:marRight w:val="0"/>
          <w:marTop w:val="0"/>
          <w:marBottom w:val="0"/>
          <w:divBdr>
            <w:top w:val="none" w:sz="0" w:space="0" w:color="auto"/>
            <w:left w:val="none" w:sz="0" w:space="0" w:color="auto"/>
            <w:bottom w:val="none" w:sz="0" w:space="0" w:color="auto"/>
            <w:right w:val="none" w:sz="0" w:space="0" w:color="auto"/>
          </w:divBdr>
        </w:div>
        <w:div w:id="2116710384">
          <w:marLeft w:val="0"/>
          <w:marRight w:val="0"/>
          <w:marTop w:val="0"/>
          <w:marBottom w:val="0"/>
          <w:divBdr>
            <w:top w:val="none" w:sz="0" w:space="0" w:color="auto"/>
            <w:left w:val="none" w:sz="0" w:space="0" w:color="auto"/>
            <w:bottom w:val="none" w:sz="0" w:space="0" w:color="auto"/>
            <w:right w:val="none" w:sz="0" w:space="0" w:color="auto"/>
          </w:divBdr>
        </w:div>
        <w:div w:id="1821996184">
          <w:marLeft w:val="0"/>
          <w:marRight w:val="0"/>
          <w:marTop w:val="0"/>
          <w:marBottom w:val="0"/>
          <w:divBdr>
            <w:top w:val="none" w:sz="0" w:space="0" w:color="auto"/>
            <w:left w:val="none" w:sz="0" w:space="0" w:color="auto"/>
            <w:bottom w:val="none" w:sz="0" w:space="0" w:color="auto"/>
            <w:right w:val="none" w:sz="0" w:space="0" w:color="auto"/>
          </w:divBdr>
        </w:div>
        <w:div w:id="542837492">
          <w:marLeft w:val="0"/>
          <w:marRight w:val="0"/>
          <w:marTop w:val="0"/>
          <w:marBottom w:val="0"/>
          <w:divBdr>
            <w:top w:val="none" w:sz="0" w:space="0" w:color="auto"/>
            <w:left w:val="none" w:sz="0" w:space="0" w:color="auto"/>
            <w:bottom w:val="none" w:sz="0" w:space="0" w:color="auto"/>
            <w:right w:val="none" w:sz="0" w:space="0" w:color="auto"/>
          </w:divBdr>
        </w:div>
        <w:div w:id="830022569">
          <w:marLeft w:val="0"/>
          <w:marRight w:val="0"/>
          <w:marTop w:val="0"/>
          <w:marBottom w:val="0"/>
          <w:divBdr>
            <w:top w:val="none" w:sz="0" w:space="0" w:color="auto"/>
            <w:left w:val="none" w:sz="0" w:space="0" w:color="auto"/>
            <w:bottom w:val="none" w:sz="0" w:space="0" w:color="auto"/>
            <w:right w:val="none" w:sz="0" w:space="0" w:color="auto"/>
          </w:divBdr>
          <w:divsChild>
            <w:div w:id="719137436">
              <w:marLeft w:val="-75"/>
              <w:marRight w:val="0"/>
              <w:marTop w:val="30"/>
              <w:marBottom w:val="30"/>
              <w:divBdr>
                <w:top w:val="none" w:sz="0" w:space="0" w:color="auto"/>
                <w:left w:val="none" w:sz="0" w:space="0" w:color="auto"/>
                <w:bottom w:val="none" w:sz="0" w:space="0" w:color="auto"/>
                <w:right w:val="none" w:sz="0" w:space="0" w:color="auto"/>
              </w:divBdr>
              <w:divsChild>
                <w:div w:id="1482768763">
                  <w:marLeft w:val="0"/>
                  <w:marRight w:val="0"/>
                  <w:marTop w:val="0"/>
                  <w:marBottom w:val="0"/>
                  <w:divBdr>
                    <w:top w:val="none" w:sz="0" w:space="0" w:color="auto"/>
                    <w:left w:val="none" w:sz="0" w:space="0" w:color="auto"/>
                    <w:bottom w:val="none" w:sz="0" w:space="0" w:color="auto"/>
                    <w:right w:val="none" w:sz="0" w:space="0" w:color="auto"/>
                  </w:divBdr>
                  <w:divsChild>
                    <w:div w:id="916593581">
                      <w:marLeft w:val="0"/>
                      <w:marRight w:val="0"/>
                      <w:marTop w:val="0"/>
                      <w:marBottom w:val="0"/>
                      <w:divBdr>
                        <w:top w:val="none" w:sz="0" w:space="0" w:color="auto"/>
                        <w:left w:val="none" w:sz="0" w:space="0" w:color="auto"/>
                        <w:bottom w:val="none" w:sz="0" w:space="0" w:color="auto"/>
                        <w:right w:val="none" w:sz="0" w:space="0" w:color="auto"/>
                      </w:divBdr>
                    </w:div>
                  </w:divsChild>
                </w:div>
                <w:div w:id="1284262167">
                  <w:marLeft w:val="0"/>
                  <w:marRight w:val="0"/>
                  <w:marTop w:val="0"/>
                  <w:marBottom w:val="0"/>
                  <w:divBdr>
                    <w:top w:val="none" w:sz="0" w:space="0" w:color="auto"/>
                    <w:left w:val="none" w:sz="0" w:space="0" w:color="auto"/>
                    <w:bottom w:val="none" w:sz="0" w:space="0" w:color="auto"/>
                    <w:right w:val="none" w:sz="0" w:space="0" w:color="auto"/>
                  </w:divBdr>
                  <w:divsChild>
                    <w:div w:id="432557784">
                      <w:marLeft w:val="0"/>
                      <w:marRight w:val="0"/>
                      <w:marTop w:val="0"/>
                      <w:marBottom w:val="0"/>
                      <w:divBdr>
                        <w:top w:val="none" w:sz="0" w:space="0" w:color="auto"/>
                        <w:left w:val="none" w:sz="0" w:space="0" w:color="auto"/>
                        <w:bottom w:val="none" w:sz="0" w:space="0" w:color="auto"/>
                        <w:right w:val="none" w:sz="0" w:space="0" w:color="auto"/>
                      </w:divBdr>
                    </w:div>
                  </w:divsChild>
                </w:div>
                <w:div w:id="268128669">
                  <w:marLeft w:val="0"/>
                  <w:marRight w:val="0"/>
                  <w:marTop w:val="0"/>
                  <w:marBottom w:val="0"/>
                  <w:divBdr>
                    <w:top w:val="none" w:sz="0" w:space="0" w:color="auto"/>
                    <w:left w:val="none" w:sz="0" w:space="0" w:color="auto"/>
                    <w:bottom w:val="none" w:sz="0" w:space="0" w:color="auto"/>
                    <w:right w:val="none" w:sz="0" w:space="0" w:color="auto"/>
                  </w:divBdr>
                  <w:divsChild>
                    <w:div w:id="583875011">
                      <w:marLeft w:val="0"/>
                      <w:marRight w:val="0"/>
                      <w:marTop w:val="0"/>
                      <w:marBottom w:val="0"/>
                      <w:divBdr>
                        <w:top w:val="none" w:sz="0" w:space="0" w:color="auto"/>
                        <w:left w:val="none" w:sz="0" w:space="0" w:color="auto"/>
                        <w:bottom w:val="none" w:sz="0" w:space="0" w:color="auto"/>
                        <w:right w:val="none" w:sz="0" w:space="0" w:color="auto"/>
                      </w:divBdr>
                    </w:div>
                  </w:divsChild>
                </w:div>
                <w:div w:id="461119903">
                  <w:marLeft w:val="0"/>
                  <w:marRight w:val="0"/>
                  <w:marTop w:val="0"/>
                  <w:marBottom w:val="0"/>
                  <w:divBdr>
                    <w:top w:val="none" w:sz="0" w:space="0" w:color="auto"/>
                    <w:left w:val="none" w:sz="0" w:space="0" w:color="auto"/>
                    <w:bottom w:val="none" w:sz="0" w:space="0" w:color="auto"/>
                    <w:right w:val="none" w:sz="0" w:space="0" w:color="auto"/>
                  </w:divBdr>
                  <w:divsChild>
                    <w:div w:id="304357389">
                      <w:marLeft w:val="0"/>
                      <w:marRight w:val="0"/>
                      <w:marTop w:val="0"/>
                      <w:marBottom w:val="0"/>
                      <w:divBdr>
                        <w:top w:val="none" w:sz="0" w:space="0" w:color="auto"/>
                        <w:left w:val="none" w:sz="0" w:space="0" w:color="auto"/>
                        <w:bottom w:val="none" w:sz="0" w:space="0" w:color="auto"/>
                        <w:right w:val="none" w:sz="0" w:space="0" w:color="auto"/>
                      </w:divBdr>
                    </w:div>
                  </w:divsChild>
                </w:div>
                <w:div w:id="1440904865">
                  <w:marLeft w:val="0"/>
                  <w:marRight w:val="0"/>
                  <w:marTop w:val="0"/>
                  <w:marBottom w:val="0"/>
                  <w:divBdr>
                    <w:top w:val="none" w:sz="0" w:space="0" w:color="auto"/>
                    <w:left w:val="none" w:sz="0" w:space="0" w:color="auto"/>
                    <w:bottom w:val="none" w:sz="0" w:space="0" w:color="auto"/>
                    <w:right w:val="none" w:sz="0" w:space="0" w:color="auto"/>
                  </w:divBdr>
                  <w:divsChild>
                    <w:div w:id="1515731087">
                      <w:marLeft w:val="0"/>
                      <w:marRight w:val="0"/>
                      <w:marTop w:val="0"/>
                      <w:marBottom w:val="0"/>
                      <w:divBdr>
                        <w:top w:val="none" w:sz="0" w:space="0" w:color="auto"/>
                        <w:left w:val="none" w:sz="0" w:space="0" w:color="auto"/>
                        <w:bottom w:val="none" w:sz="0" w:space="0" w:color="auto"/>
                        <w:right w:val="none" w:sz="0" w:space="0" w:color="auto"/>
                      </w:divBdr>
                    </w:div>
                  </w:divsChild>
                </w:div>
                <w:div w:id="1331444441">
                  <w:marLeft w:val="0"/>
                  <w:marRight w:val="0"/>
                  <w:marTop w:val="0"/>
                  <w:marBottom w:val="0"/>
                  <w:divBdr>
                    <w:top w:val="none" w:sz="0" w:space="0" w:color="auto"/>
                    <w:left w:val="none" w:sz="0" w:space="0" w:color="auto"/>
                    <w:bottom w:val="none" w:sz="0" w:space="0" w:color="auto"/>
                    <w:right w:val="none" w:sz="0" w:space="0" w:color="auto"/>
                  </w:divBdr>
                  <w:divsChild>
                    <w:div w:id="679040435">
                      <w:marLeft w:val="0"/>
                      <w:marRight w:val="0"/>
                      <w:marTop w:val="0"/>
                      <w:marBottom w:val="0"/>
                      <w:divBdr>
                        <w:top w:val="none" w:sz="0" w:space="0" w:color="auto"/>
                        <w:left w:val="none" w:sz="0" w:space="0" w:color="auto"/>
                        <w:bottom w:val="none" w:sz="0" w:space="0" w:color="auto"/>
                        <w:right w:val="none" w:sz="0" w:space="0" w:color="auto"/>
                      </w:divBdr>
                    </w:div>
                  </w:divsChild>
                </w:div>
                <w:div w:id="2069648547">
                  <w:marLeft w:val="0"/>
                  <w:marRight w:val="0"/>
                  <w:marTop w:val="0"/>
                  <w:marBottom w:val="0"/>
                  <w:divBdr>
                    <w:top w:val="none" w:sz="0" w:space="0" w:color="auto"/>
                    <w:left w:val="none" w:sz="0" w:space="0" w:color="auto"/>
                    <w:bottom w:val="none" w:sz="0" w:space="0" w:color="auto"/>
                    <w:right w:val="none" w:sz="0" w:space="0" w:color="auto"/>
                  </w:divBdr>
                  <w:divsChild>
                    <w:div w:id="756244176">
                      <w:marLeft w:val="0"/>
                      <w:marRight w:val="0"/>
                      <w:marTop w:val="0"/>
                      <w:marBottom w:val="0"/>
                      <w:divBdr>
                        <w:top w:val="none" w:sz="0" w:space="0" w:color="auto"/>
                        <w:left w:val="none" w:sz="0" w:space="0" w:color="auto"/>
                        <w:bottom w:val="none" w:sz="0" w:space="0" w:color="auto"/>
                        <w:right w:val="none" w:sz="0" w:space="0" w:color="auto"/>
                      </w:divBdr>
                    </w:div>
                  </w:divsChild>
                </w:div>
                <w:div w:id="662898670">
                  <w:marLeft w:val="0"/>
                  <w:marRight w:val="0"/>
                  <w:marTop w:val="0"/>
                  <w:marBottom w:val="0"/>
                  <w:divBdr>
                    <w:top w:val="none" w:sz="0" w:space="0" w:color="auto"/>
                    <w:left w:val="none" w:sz="0" w:space="0" w:color="auto"/>
                    <w:bottom w:val="none" w:sz="0" w:space="0" w:color="auto"/>
                    <w:right w:val="none" w:sz="0" w:space="0" w:color="auto"/>
                  </w:divBdr>
                  <w:divsChild>
                    <w:div w:id="2143233348">
                      <w:marLeft w:val="0"/>
                      <w:marRight w:val="0"/>
                      <w:marTop w:val="0"/>
                      <w:marBottom w:val="0"/>
                      <w:divBdr>
                        <w:top w:val="none" w:sz="0" w:space="0" w:color="auto"/>
                        <w:left w:val="none" w:sz="0" w:space="0" w:color="auto"/>
                        <w:bottom w:val="none" w:sz="0" w:space="0" w:color="auto"/>
                        <w:right w:val="none" w:sz="0" w:space="0" w:color="auto"/>
                      </w:divBdr>
                    </w:div>
                  </w:divsChild>
                </w:div>
                <w:div w:id="1388334184">
                  <w:marLeft w:val="0"/>
                  <w:marRight w:val="0"/>
                  <w:marTop w:val="0"/>
                  <w:marBottom w:val="0"/>
                  <w:divBdr>
                    <w:top w:val="none" w:sz="0" w:space="0" w:color="auto"/>
                    <w:left w:val="none" w:sz="0" w:space="0" w:color="auto"/>
                    <w:bottom w:val="none" w:sz="0" w:space="0" w:color="auto"/>
                    <w:right w:val="none" w:sz="0" w:space="0" w:color="auto"/>
                  </w:divBdr>
                  <w:divsChild>
                    <w:div w:id="786195161">
                      <w:marLeft w:val="0"/>
                      <w:marRight w:val="0"/>
                      <w:marTop w:val="0"/>
                      <w:marBottom w:val="0"/>
                      <w:divBdr>
                        <w:top w:val="none" w:sz="0" w:space="0" w:color="auto"/>
                        <w:left w:val="none" w:sz="0" w:space="0" w:color="auto"/>
                        <w:bottom w:val="none" w:sz="0" w:space="0" w:color="auto"/>
                        <w:right w:val="none" w:sz="0" w:space="0" w:color="auto"/>
                      </w:divBdr>
                    </w:div>
                  </w:divsChild>
                </w:div>
                <w:div w:id="710887696">
                  <w:marLeft w:val="0"/>
                  <w:marRight w:val="0"/>
                  <w:marTop w:val="0"/>
                  <w:marBottom w:val="0"/>
                  <w:divBdr>
                    <w:top w:val="none" w:sz="0" w:space="0" w:color="auto"/>
                    <w:left w:val="none" w:sz="0" w:space="0" w:color="auto"/>
                    <w:bottom w:val="none" w:sz="0" w:space="0" w:color="auto"/>
                    <w:right w:val="none" w:sz="0" w:space="0" w:color="auto"/>
                  </w:divBdr>
                  <w:divsChild>
                    <w:div w:id="1234123267">
                      <w:marLeft w:val="0"/>
                      <w:marRight w:val="0"/>
                      <w:marTop w:val="0"/>
                      <w:marBottom w:val="0"/>
                      <w:divBdr>
                        <w:top w:val="none" w:sz="0" w:space="0" w:color="auto"/>
                        <w:left w:val="none" w:sz="0" w:space="0" w:color="auto"/>
                        <w:bottom w:val="none" w:sz="0" w:space="0" w:color="auto"/>
                        <w:right w:val="none" w:sz="0" w:space="0" w:color="auto"/>
                      </w:divBdr>
                    </w:div>
                  </w:divsChild>
                </w:div>
                <w:div w:id="469593936">
                  <w:marLeft w:val="0"/>
                  <w:marRight w:val="0"/>
                  <w:marTop w:val="0"/>
                  <w:marBottom w:val="0"/>
                  <w:divBdr>
                    <w:top w:val="none" w:sz="0" w:space="0" w:color="auto"/>
                    <w:left w:val="none" w:sz="0" w:space="0" w:color="auto"/>
                    <w:bottom w:val="none" w:sz="0" w:space="0" w:color="auto"/>
                    <w:right w:val="none" w:sz="0" w:space="0" w:color="auto"/>
                  </w:divBdr>
                  <w:divsChild>
                    <w:div w:id="158859508">
                      <w:marLeft w:val="0"/>
                      <w:marRight w:val="0"/>
                      <w:marTop w:val="0"/>
                      <w:marBottom w:val="0"/>
                      <w:divBdr>
                        <w:top w:val="none" w:sz="0" w:space="0" w:color="auto"/>
                        <w:left w:val="none" w:sz="0" w:space="0" w:color="auto"/>
                        <w:bottom w:val="none" w:sz="0" w:space="0" w:color="auto"/>
                        <w:right w:val="none" w:sz="0" w:space="0" w:color="auto"/>
                      </w:divBdr>
                    </w:div>
                  </w:divsChild>
                </w:div>
                <w:div w:id="1931114664">
                  <w:marLeft w:val="0"/>
                  <w:marRight w:val="0"/>
                  <w:marTop w:val="0"/>
                  <w:marBottom w:val="0"/>
                  <w:divBdr>
                    <w:top w:val="none" w:sz="0" w:space="0" w:color="auto"/>
                    <w:left w:val="none" w:sz="0" w:space="0" w:color="auto"/>
                    <w:bottom w:val="none" w:sz="0" w:space="0" w:color="auto"/>
                    <w:right w:val="none" w:sz="0" w:space="0" w:color="auto"/>
                  </w:divBdr>
                  <w:divsChild>
                    <w:div w:id="2043749188">
                      <w:marLeft w:val="0"/>
                      <w:marRight w:val="0"/>
                      <w:marTop w:val="0"/>
                      <w:marBottom w:val="0"/>
                      <w:divBdr>
                        <w:top w:val="none" w:sz="0" w:space="0" w:color="auto"/>
                        <w:left w:val="none" w:sz="0" w:space="0" w:color="auto"/>
                        <w:bottom w:val="none" w:sz="0" w:space="0" w:color="auto"/>
                        <w:right w:val="none" w:sz="0" w:space="0" w:color="auto"/>
                      </w:divBdr>
                    </w:div>
                  </w:divsChild>
                </w:div>
                <w:div w:id="571041576">
                  <w:marLeft w:val="0"/>
                  <w:marRight w:val="0"/>
                  <w:marTop w:val="0"/>
                  <w:marBottom w:val="0"/>
                  <w:divBdr>
                    <w:top w:val="none" w:sz="0" w:space="0" w:color="auto"/>
                    <w:left w:val="none" w:sz="0" w:space="0" w:color="auto"/>
                    <w:bottom w:val="none" w:sz="0" w:space="0" w:color="auto"/>
                    <w:right w:val="none" w:sz="0" w:space="0" w:color="auto"/>
                  </w:divBdr>
                  <w:divsChild>
                    <w:div w:id="1749881374">
                      <w:marLeft w:val="0"/>
                      <w:marRight w:val="0"/>
                      <w:marTop w:val="0"/>
                      <w:marBottom w:val="0"/>
                      <w:divBdr>
                        <w:top w:val="none" w:sz="0" w:space="0" w:color="auto"/>
                        <w:left w:val="none" w:sz="0" w:space="0" w:color="auto"/>
                        <w:bottom w:val="none" w:sz="0" w:space="0" w:color="auto"/>
                        <w:right w:val="none" w:sz="0" w:space="0" w:color="auto"/>
                      </w:divBdr>
                    </w:div>
                  </w:divsChild>
                </w:div>
                <w:div w:id="835072083">
                  <w:marLeft w:val="0"/>
                  <w:marRight w:val="0"/>
                  <w:marTop w:val="0"/>
                  <w:marBottom w:val="0"/>
                  <w:divBdr>
                    <w:top w:val="none" w:sz="0" w:space="0" w:color="auto"/>
                    <w:left w:val="none" w:sz="0" w:space="0" w:color="auto"/>
                    <w:bottom w:val="none" w:sz="0" w:space="0" w:color="auto"/>
                    <w:right w:val="none" w:sz="0" w:space="0" w:color="auto"/>
                  </w:divBdr>
                  <w:divsChild>
                    <w:div w:id="2133016348">
                      <w:marLeft w:val="0"/>
                      <w:marRight w:val="0"/>
                      <w:marTop w:val="0"/>
                      <w:marBottom w:val="0"/>
                      <w:divBdr>
                        <w:top w:val="none" w:sz="0" w:space="0" w:color="auto"/>
                        <w:left w:val="none" w:sz="0" w:space="0" w:color="auto"/>
                        <w:bottom w:val="none" w:sz="0" w:space="0" w:color="auto"/>
                        <w:right w:val="none" w:sz="0" w:space="0" w:color="auto"/>
                      </w:divBdr>
                    </w:div>
                  </w:divsChild>
                </w:div>
                <w:div w:id="137503348">
                  <w:marLeft w:val="0"/>
                  <w:marRight w:val="0"/>
                  <w:marTop w:val="0"/>
                  <w:marBottom w:val="0"/>
                  <w:divBdr>
                    <w:top w:val="none" w:sz="0" w:space="0" w:color="auto"/>
                    <w:left w:val="none" w:sz="0" w:space="0" w:color="auto"/>
                    <w:bottom w:val="none" w:sz="0" w:space="0" w:color="auto"/>
                    <w:right w:val="none" w:sz="0" w:space="0" w:color="auto"/>
                  </w:divBdr>
                  <w:divsChild>
                    <w:div w:id="2142571608">
                      <w:marLeft w:val="0"/>
                      <w:marRight w:val="0"/>
                      <w:marTop w:val="0"/>
                      <w:marBottom w:val="0"/>
                      <w:divBdr>
                        <w:top w:val="none" w:sz="0" w:space="0" w:color="auto"/>
                        <w:left w:val="none" w:sz="0" w:space="0" w:color="auto"/>
                        <w:bottom w:val="none" w:sz="0" w:space="0" w:color="auto"/>
                        <w:right w:val="none" w:sz="0" w:space="0" w:color="auto"/>
                      </w:divBdr>
                    </w:div>
                  </w:divsChild>
                </w:div>
                <w:div w:id="2081630701">
                  <w:marLeft w:val="0"/>
                  <w:marRight w:val="0"/>
                  <w:marTop w:val="0"/>
                  <w:marBottom w:val="0"/>
                  <w:divBdr>
                    <w:top w:val="none" w:sz="0" w:space="0" w:color="auto"/>
                    <w:left w:val="none" w:sz="0" w:space="0" w:color="auto"/>
                    <w:bottom w:val="none" w:sz="0" w:space="0" w:color="auto"/>
                    <w:right w:val="none" w:sz="0" w:space="0" w:color="auto"/>
                  </w:divBdr>
                  <w:divsChild>
                    <w:div w:id="1106582797">
                      <w:marLeft w:val="0"/>
                      <w:marRight w:val="0"/>
                      <w:marTop w:val="0"/>
                      <w:marBottom w:val="0"/>
                      <w:divBdr>
                        <w:top w:val="none" w:sz="0" w:space="0" w:color="auto"/>
                        <w:left w:val="none" w:sz="0" w:space="0" w:color="auto"/>
                        <w:bottom w:val="none" w:sz="0" w:space="0" w:color="auto"/>
                        <w:right w:val="none" w:sz="0" w:space="0" w:color="auto"/>
                      </w:divBdr>
                    </w:div>
                  </w:divsChild>
                </w:div>
                <w:div w:id="2044820214">
                  <w:marLeft w:val="0"/>
                  <w:marRight w:val="0"/>
                  <w:marTop w:val="0"/>
                  <w:marBottom w:val="0"/>
                  <w:divBdr>
                    <w:top w:val="none" w:sz="0" w:space="0" w:color="auto"/>
                    <w:left w:val="none" w:sz="0" w:space="0" w:color="auto"/>
                    <w:bottom w:val="none" w:sz="0" w:space="0" w:color="auto"/>
                    <w:right w:val="none" w:sz="0" w:space="0" w:color="auto"/>
                  </w:divBdr>
                  <w:divsChild>
                    <w:div w:id="6834011">
                      <w:marLeft w:val="0"/>
                      <w:marRight w:val="0"/>
                      <w:marTop w:val="0"/>
                      <w:marBottom w:val="0"/>
                      <w:divBdr>
                        <w:top w:val="none" w:sz="0" w:space="0" w:color="auto"/>
                        <w:left w:val="none" w:sz="0" w:space="0" w:color="auto"/>
                        <w:bottom w:val="none" w:sz="0" w:space="0" w:color="auto"/>
                        <w:right w:val="none" w:sz="0" w:space="0" w:color="auto"/>
                      </w:divBdr>
                    </w:div>
                  </w:divsChild>
                </w:div>
                <w:div w:id="1782727397">
                  <w:marLeft w:val="0"/>
                  <w:marRight w:val="0"/>
                  <w:marTop w:val="0"/>
                  <w:marBottom w:val="0"/>
                  <w:divBdr>
                    <w:top w:val="none" w:sz="0" w:space="0" w:color="auto"/>
                    <w:left w:val="none" w:sz="0" w:space="0" w:color="auto"/>
                    <w:bottom w:val="none" w:sz="0" w:space="0" w:color="auto"/>
                    <w:right w:val="none" w:sz="0" w:space="0" w:color="auto"/>
                  </w:divBdr>
                  <w:divsChild>
                    <w:div w:id="1423842415">
                      <w:marLeft w:val="0"/>
                      <w:marRight w:val="0"/>
                      <w:marTop w:val="0"/>
                      <w:marBottom w:val="0"/>
                      <w:divBdr>
                        <w:top w:val="none" w:sz="0" w:space="0" w:color="auto"/>
                        <w:left w:val="none" w:sz="0" w:space="0" w:color="auto"/>
                        <w:bottom w:val="none" w:sz="0" w:space="0" w:color="auto"/>
                        <w:right w:val="none" w:sz="0" w:space="0" w:color="auto"/>
                      </w:divBdr>
                    </w:div>
                  </w:divsChild>
                </w:div>
                <w:div w:id="1919712093">
                  <w:marLeft w:val="0"/>
                  <w:marRight w:val="0"/>
                  <w:marTop w:val="0"/>
                  <w:marBottom w:val="0"/>
                  <w:divBdr>
                    <w:top w:val="none" w:sz="0" w:space="0" w:color="auto"/>
                    <w:left w:val="none" w:sz="0" w:space="0" w:color="auto"/>
                    <w:bottom w:val="none" w:sz="0" w:space="0" w:color="auto"/>
                    <w:right w:val="none" w:sz="0" w:space="0" w:color="auto"/>
                  </w:divBdr>
                  <w:divsChild>
                    <w:div w:id="1521898088">
                      <w:marLeft w:val="0"/>
                      <w:marRight w:val="0"/>
                      <w:marTop w:val="0"/>
                      <w:marBottom w:val="0"/>
                      <w:divBdr>
                        <w:top w:val="none" w:sz="0" w:space="0" w:color="auto"/>
                        <w:left w:val="none" w:sz="0" w:space="0" w:color="auto"/>
                        <w:bottom w:val="none" w:sz="0" w:space="0" w:color="auto"/>
                        <w:right w:val="none" w:sz="0" w:space="0" w:color="auto"/>
                      </w:divBdr>
                    </w:div>
                  </w:divsChild>
                </w:div>
                <w:div w:id="1059481826">
                  <w:marLeft w:val="0"/>
                  <w:marRight w:val="0"/>
                  <w:marTop w:val="0"/>
                  <w:marBottom w:val="0"/>
                  <w:divBdr>
                    <w:top w:val="none" w:sz="0" w:space="0" w:color="auto"/>
                    <w:left w:val="none" w:sz="0" w:space="0" w:color="auto"/>
                    <w:bottom w:val="none" w:sz="0" w:space="0" w:color="auto"/>
                    <w:right w:val="none" w:sz="0" w:space="0" w:color="auto"/>
                  </w:divBdr>
                  <w:divsChild>
                    <w:div w:id="1039743378">
                      <w:marLeft w:val="0"/>
                      <w:marRight w:val="0"/>
                      <w:marTop w:val="0"/>
                      <w:marBottom w:val="0"/>
                      <w:divBdr>
                        <w:top w:val="none" w:sz="0" w:space="0" w:color="auto"/>
                        <w:left w:val="none" w:sz="0" w:space="0" w:color="auto"/>
                        <w:bottom w:val="none" w:sz="0" w:space="0" w:color="auto"/>
                        <w:right w:val="none" w:sz="0" w:space="0" w:color="auto"/>
                      </w:divBdr>
                    </w:div>
                  </w:divsChild>
                </w:div>
                <w:div w:id="832185660">
                  <w:marLeft w:val="0"/>
                  <w:marRight w:val="0"/>
                  <w:marTop w:val="0"/>
                  <w:marBottom w:val="0"/>
                  <w:divBdr>
                    <w:top w:val="none" w:sz="0" w:space="0" w:color="auto"/>
                    <w:left w:val="none" w:sz="0" w:space="0" w:color="auto"/>
                    <w:bottom w:val="none" w:sz="0" w:space="0" w:color="auto"/>
                    <w:right w:val="none" w:sz="0" w:space="0" w:color="auto"/>
                  </w:divBdr>
                  <w:divsChild>
                    <w:div w:id="1456604275">
                      <w:marLeft w:val="0"/>
                      <w:marRight w:val="0"/>
                      <w:marTop w:val="0"/>
                      <w:marBottom w:val="0"/>
                      <w:divBdr>
                        <w:top w:val="none" w:sz="0" w:space="0" w:color="auto"/>
                        <w:left w:val="none" w:sz="0" w:space="0" w:color="auto"/>
                        <w:bottom w:val="none" w:sz="0" w:space="0" w:color="auto"/>
                        <w:right w:val="none" w:sz="0" w:space="0" w:color="auto"/>
                      </w:divBdr>
                    </w:div>
                  </w:divsChild>
                </w:div>
                <w:div w:id="554973431">
                  <w:marLeft w:val="0"/>
                  <w:marRight w:val="0"/>
                  <w:marTop w:val="0"/>
                  <w:marBottom w:val="0"/>
                  <w:divBdr>
                    <w:top w:val="none" w:sz="0" w:space="0" w:color="auto"/>
                    <w:left w:val="none" w:sz="0" w:space="0" w:color="auto"/>
                    <w:bottom w:val="none" w:sz="0" w:space="0" w:color="auto"/>
                    <w:right w:val="none" w:sz="0" w:space="0" w:color="auto"/>
                  </w:divBdr>
                  <w:divsChild>
                    <w:div w:id="236139461">
                      <w:marLeft w:val="0"/>
                      <w:marRight w:val="0"/>
                      <w:marTop w:val="0"/>
                      <w:marBottom w:val="0"/>
                      <w:divBdr>
                        <w:top w:val="none" w:sz="0" w:space="0" w:color="auto"/>
                        <w:left w:val="none" w:sz="0" w:space="0" w:color="auto"/>
                        <w:bottom w:val="none" w:sz="0" w:space="0" w:color="auto"/>
                        <w:right w:val="none" w:sz="0" w:space="0" w:color="auto"/>
                      </w:divBdr>
                    </w:div>
                  </w:divsChild>
                </w:div>
                <w:div w:id="476646419">
                  <w:marLeft w:val="0"/>
                  <w:marRight w:val="0"/>
                  <w:marTop w:val="0"/>
                  <w:marBottom w:val="0"/>
                  <w:divBdr>
                    <w:top w:val="none" w:sz="0" w:space="0" w:color="auto"/>
                    <w:left w:val="none" w:sz="0" w:space="0" w:color="auto"/>
                    <w:bottom w:val="none" w:sz="0" w:space="0" w:color="auto"/>
                    <w:right w:val="none" w:sz="0" w:space="0" w:color="auto"/>
                  </w:divBdr>
                  <w:divsChild>
                    <w:div w:id="1857696719">
                      <w:marLeft w:val="0"/>
                      <w:marRight w:val="0"/>
                      <w:marTop w:val="0"/>
                      <w:marBottom w:val="0"/>
                      <w:divBdr>
                        <w:top w:val="none" w:sz="0" w:space="0" w:color="auto"/>
                        <w:left w:val="none" w:sz="0" w:space="0" w:color="auto"/>
                        <w:bottom w:val="none" w:sz="0" w:space="0" w:color="auto"/>
                        <w:right w:val="none" w:sz="0" w:space="0" w:color="auto"/>
                      </w:divBdr>
                    </w:div>
                  </w:divsChild>
                </w:div>
                <w:div w:id="2141682256">
                  <w:marLeft w:val="0"/>
                  <w:marRight w:val="0"/>
                  <w:marTop w:val="0"/>
                  <w:marBottom w:val="0"/>
                  <w:divBdr>
                    <w:top w:val="none" w:sz="0" w:space="0" w:color="auto"/>
                    <w:left w:val="none" w:sz="0" w:space="0" w:color="auto"/>
                    <w:bottom w:val="none" w:sz="0" w:space="0" w:color="auto"/>
                    <w:right w:val="none" w:sz="0" w:space="0" w:color="auto"/>
                  </w:divBdr>
                  <w:divsChild>
                    <w:div w:id="1084188666">
                      <w:marLeft w:val="0"/>
                      <w:marRight w:val="0"/>
                      <w:marTop w:val="0"/>
                      <w:marBottom w:val="0"/>
                      <w:divBdr>
                        <w:top w:val="none" w:sz="0" w:space="0" w:color="auto"/>
                        <w:left w:val="none" w:sz="0" w:space="0" w:color="auto"/>
                        <w:bottom w:val="none" w:sz="0" w:space="0" w:color="auto"/>
                        <w:right w:val="none" w:sz="0" w:space="0" w:color="auto"/>
                      </w:divBdr>
                    </w:div>
                  </w:divsChild>
                </w:div>
                <w:div w:id="312948103">
                  <w:marLeft w:val="0"/>
                  <w:marRight w:val="0"/>
                  <w:marTop w:val="0"/>
                  <w:marBottom w:val="0"/>
                  <w:divBdr>
                    <w:top w:val="none" w:sz="0" w:space="0" w:color="auto"/>
                    <w:left w:val="none" w:sz="0" w:space="0" w:color="auto"/>
                    <w:bottom w:val="none" w:sz="0" w:space="0" w:color="auto"/>
                    <w:right w:val="none" w:sz="0" w:space="0" w:color="auto"/>
                  </w:divBdr>
                  <w:divsChild>
                    <w:div w:id="2129623699">
                      <w:marLeft w:val="0"/>
                      <w:marRight w:val="0"/>
                      <w:marTop w:val="0"/>
                      <w:marBottom w:val="0"/>
                      <w:divBdr>
                        <w:top w:val="none" w:sz="0" w:space="0" w:color="auto"/>
                        <w:left w:val="none" w:sz="0" w:space="0" w:color="auto"/>
                        <w:bottom w:val="none" w:sz="0" w:space="0" w:color="auto"/>
                        <w:right w:val="none" w:sz="0" w:space="0" w:color="auto"/>
                      </w:divBdr>
                    </w:div>
                  </w:divsChild>
                </w:div>
                <w:div w:id="577907768">
                  <w:marLeft w:val="0"/>
                  <w:marRight w:val="0"/>
                  <w:marTop w:val="0"/>
                  <w:marBottom w:val="0"/>
                  <w:divBdr>
                    <w:top w:val="none" w:sz="0" w:space="0" w:color="auto"/>
                    <w:left w:val="none" w:sz="0" w:space="0" w:color="auto"/>
                    <w:bottom w:val="none" w:sz="0" w:space="0" w:color="auto"/>
                    <w:right w:val="none" w:sz="0" w:space="0" w:color="auto"/>
                  </w:divBdr>
                  <w:divsChild>
                    <w:div w:id="67004571">
                      <w:marLeft w:val="0"/>
                      <w:marRight w:val="0"/>
                      <w:marTop w:val="0"/>
                      <w:marBottom w:val="0"/>
                      <w:divBdr>
                        <w:top w:val="none" w:sz="0" w:space="0" w:color="auto"/>
                        <w:left w:val="none" w:sz="0" w:space="0" w:color="auto"/>
                        <w:bottom w:val="none" w:sz="0" w:space="0" w:color="auto"/>
                        <w:right w:val="none" w:sz="0" w:space="0" w:color="auto"/>
                      </w:divBdr>
                    </w:div>
                  </w:divsChild>
                </w:div>
                <w:div w:id="255092479">
                  <w:marLeft w:val="0"/>
                  <w:marRight w:val="0"/>
                  <w:marTop w:val="0"/>
                  <w:marBottom w:val="0"/>
                  <w:divBdr>
                    <w:top w:val="none" w:sz="0" w:space="0" w:color="auto"/>
                    <w:left w:val="none" w:sz="0" w:space="0" w:color="auto"/>
                    <w:bottom w:val="none" w:sz="0" w:space="0" w:color="auto"/>
                    <w:right w:val="none" w:sz="0" w:space="0" w:color="auto"/>
                  </w:divBdr>
                  <w:divsChild>
                    <w:div w:id="18921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5483">
          <w:marLeft w:val="0"/>
          <w:marRight w:val="0"/>
          <w:marTop w:val="0"/>
          <w:marBottom w:val="0"/>
          <w:divBdr>
            <w:top w:val="none" w:sz="0" w:space="0" w:color="auto"/>
            <w:left w:val="none" w:sz="0" w:space="0" w:color="auto"/>
            <w:bottom w:val="none" w:sz="0" w:space="0" w:color="auto"/>
            <w:right w:val="none" w:sz="0" w:space="0" w:color="auto"/>
          </w:divBdr>
        </w:div>
        <w:div w:id="70733803">
          <w:marLeft w:val="0"/>
          <w:marRight w:val="0"/>
          <w:marTop w:val="0"/>
          <w:marBottom w:val="0"/>
          <w:divBdr>
            <w:top w:val="none" w:sz="0" w:space="0" w:color="auto"/>
            <w:left w:val="none" w:sz="0" w:space="0" w:color="auto"/>
            <w:bottom w:val="none" w:sz="0" w:space="0" w:color="auto"/>
            <w:right w:val="none" w:sz="0" w:space="0" w:color="auto"/>
          </w:divBdr>
        </w:div>
        <w:div w:id="2041124976">
          <w:marLeft w:val="0"/>
          <w:marRight w:val="0"/>
          <w:marTop w:val="0"/>
          <w:marBottom w:val="0"/>
          <w:divBdr>
            <w:top w:val="none" w:sz="0" w:space="0" w:color="auto"/>
            <w:left w:val="none" w:sz="0" w:space="0" w:color="auto"/>
            <w:bottom w:val="none" w:sz="0" w:space="0" w:color="auto"/>
            <w:right w:val="none" w:sz="0" w:space="0" w:color="auto"/>
          </w:divBdr>
        </w:div>
        <w:div w:id="192235687">
          <w:marLeft w:val="0"/>
          <w:marRight w:val="0"/>
          <w:marTop w:val="0"/>
          <w:marBottom w:val="0"/>
          <w:divBdr>
            <w:top w:val="none" w:sz="0" w:space="0" w:color="auto"/>
            <w:left w:val="none" w:sz="0" w:space="0" w:color="auto"/>
            <w:bottom w:val="none" w:sz="0" w:space="0" w:color="auto"/>
            <w:right w:val="none" w:sz="0" w:space="0" w:color="auto"/>
          </w:divBdr>
        </w:div>
        <w:div w:id="1138494288">
          <w:marLeft w:val="0"/>
          <w:marRight w:val="0"/>
          <w:marTop w:val="0"/>
          <w:marBottom w:val="0"/>
          <w:divBdr>
            <w:top w:val="none" w:sz="0" w:space="0" w:color="auto"/>
            <w:left w:val="none" w:sz="0" w:space="0" w:color="auto"/>
            <w:bottom w:val="none" w:sz="0" w:space="0" w:color="auto"/>
            <w:right w:val="none" w:sz="0" w:space="0" w:color="auto"/>
          </w:divBdr>
        </w:div>
        <w:div w:id="1186749401">
          <w:marLeft w:val="0"/>
          <w:marRight w:val="0"/>
          <w:marTop w:val="0"/>
          <w:marBottom w:val="0"/>
          <w:divBdr>
            <w:top w:val="none" w:sz="0" w:space="0" w:color="auto"/>
            <w:left w:val="none" w:sz="0" w:space="0" w:color="auto"/>
            <w:bottom w:val="none" w:sz="0" w:space="0" w:color="auto"/>
            <w:right w:val="none" w:sz="0" w:space="0" w:color="auto"/>
          </w:divBdr>
          <w:divsChild>
            <w:div w:id="294993261">
              <w:marLeft w:val="0"/>
              <w:marRight w:val="0"/>
              <w:marTop w:val="0"/>
              <w:marBottom w:val="0"/>
              <w:divBdr>
                <w:top w:val="none" w:sz="0" w:space="0" w:color="auto"/>
                <w:left w:val="none" w:sz="0" w:space="0" w:color="auto"/>
                <w:bottom w:val="none" w:sz="0" w:space="0" w:color="auto"/>
                <w:right w:val="none" w:sz="0" w:space="0" w:color="auto"/>
              </w:divBdr>
            </w:div>
            <w:div w:id="189953172">
              <w:marLeft w:val="0"/>
              <w:marRight w:val="0"/>
              <w:marTop w:val="0"/>
              <w:marBottom w:val="0"/>
              <w:divBdr>
                <w:top w:val="none" w:sz="0" w:space="0" w:color="auto"/>
                <w:left w:val="none" w:sz="0" w:space="0" w:color="auto"/>
                <w:bottom w:val="none" w:sz="0" w:space="0" w:color="auto"/>
                <w:right w:val="none" w:sz="0" w:space="0" w:color="auto"/>
              </w:divBdr>
            </w:div>
            <w:div w:id="1864590861">
              <w:marLeft w:val="0"/>
              <w:marRight w:val="0"/>
              <w:marTop w:val="0"/>
              <w:marBottom w:val="0"/>
              <w:divBdr>
                <w:top w:val="none" w:sz="0" w:space="0" w:color="auto"/>
                <w:left w:val="none" w:sz="0" w:space="0" w:color="auto"/>
                <w:bottom w:val="none" w:sz="0" w:space="0" w:color="auto"/>
                <w:right w:val="none" w:sz="0" w:space="0" w:color="auto"/>
              </w:divBdr>
            </w:div>
            <w:div w:id="1564094976">
              <w:marLeft w:val="0"/>
              <w:marRight w:val="0"/>
              <w:marTop w:val="0"/>
              <w:marBottom w:val="0"/>
              <w:divBdr>
                <w:top w:val="none" w:sz="0" w:space="0" w:color="auto"/>
                <w:left w:val="none" w:sz="0" w:space="0" w:color="auto"/>
                <w:bottom w:val="none" w:sz="0" w:space="0" w:color="auto"/>
                <w:right w:val="none" w:sz="0" w:space="0" w:color="auto"/>
              </w:divBdr>
            </w:div>
          </w:divsChild>
        </w:div>
        <w:div w:id="1181358692">
          <w:marLeft w:val="0"/>
          <w:marRight w:val="0"/>
          <w:marTop w:val="0"/>
          <w:marBottom w:val="0"/>
          <w:divBdr>
            <w:top w:val="none" w:sz="0" w:space="0" w:color="auto"/>
            <w:left w:val="none" w:sz="0" w:space="0" w:color="auto"/>
            <w:bottom w:val="none" w:sz="0" w:space="0" w:color="auto"/>
            <w:right w:val="none" w:sz="0" w:space="0" w:color="auto"/>
          </w:divBdr>
          <w:divsChild>
            <w:div w:id="232542245">
              <w:marLeft w:val="0"/>
              <w:marRight w:val="0"/>
              <w:marTop w:val="0"/>
              <w:marBottom w:val="0"/>
              <w:divBdr>
                <w:top w:val="none" w:sz="0" w:space="0" w:color="auto"/>
                <w:left w:val="none" w:sz="0" w:space="0" w:color="auto"/>
                <w:bottom w:val="none" w:sz="0" w:space="0" w:color="auto"/>
                <w:right w:val="none" w:sz="0" w:space="0" w:color="auto"/>
              </w:divBdr>
            </w:div>
            <w:div w:id="725951632">
              <w:marLeft w:val="0"/>
              <w:marRight w:val="0"/>
              <w:marTop w:val="0"/>
              <w:marBottom w:val="0"/>
              <w:divBdr>
                <w:top w:val="none" w:sz="0" w:space="0" w:color="auto"/>
                <w:left w:val="none" w:sz="0" w:space="0" w:color="auto"/>
                <w:bottom w:val="none" w:sz="0" w:space="0" w:color="auto"/>
                <w:right w:val="none" w:sz="0" w:space="0" w:color="auto"/>
              </w:divBdr>
            </w:div>
          </w:divsChild>
        </w:div>
        <w:div w:id="1096944528">
          <w:marLeft w:val="0"/>
          <w:marRight w:val="0"/>
          <w:marTop w:val="0"/>
          <w:marBottom w:val="0"/>
          <w:divBdr>
            <w:top w:val="none" w:sz="0" w:space="0" w:color="auto"/>
            <w:left w:val="none" w:sz="0" w:space="0" w:color="auto"/>
            <w:bottom w:val="none" w:sz="0" w:space="0" w:color="auto"/>
            <w:right w:val="none" w:sz="0" w:space="0" w:color="auto"/>
          </w:divBdr>
          <w:divsChild>
            <w:div w:id="1852379732">
              <w:marLeft w:val="0"/>
              <w:marRight w:val="0"/>
              <w:marTop w:val="0"/>
              <w:marBottom w:val="0"/>
              <w:divBdr>
                <w:top w:val="none" w:sz="0" w:space="0" w:color="auto"/>
                <w:left w:val="none" w:sz="0" w:space="0" w:color="auto"/>
                <w:bottom w:val="none" w:sz="0" w:space="0" w:color="auto"/>
                <w:right w:val="none" w:sz="0" w:space="0" w:color="auto"/>
              </w:divBdr>
            </w:div>
            <w:div w:id="505291830">
              <w:marLeft w:val="0"/>
              <w:marRight w:val="0"/>
              <w:marTop w:val="0"/>
              <w:marBottom w:val="0"/>
              <w:divBdr>
                <w:top w:val="none" w:sz="0" w:space="0" w:color="auto"/>
                <w:left w:val="none" w:sz="0" w:space="0" w:color="auto"/>
                <w:bottom w:val="none" w:sz="0" w:space="0" w:color="auto"/>
                <w:right w:val="none" w:sz="0" w:space="0" w:color="auto"/>
              </w:divBdr>
            </w:div>
          </w:divsChild>
        </w:div>
        <w:div w:id="387804819">
          <w:marLeft w:val="0"/>
          <w:marRight w:val="0"/>
          <w:marTop w:val="0"/>
          <w:marBottom w:val="0"/>
          <w:divBdr>
            <w:top w:val="none" w:sz="0" w:space="0" w:color="auto"/>
            <w:left w:val="none" w:sz="0" w:space="0" w:color="auto"/>
            <w:bottom w:val="none" w:sz="0" w:space="0" w:color="auto"/>
            <w:right w:val="none" w:sz="0" w:space="0" w:color="auto"/>
          </w:divBdr>
        </w:div>
        <w:div w:id="521406723">
          <w:marLeft w:val="0"/>
          <w:marRight w:val="0"/>
          <w:marTop w:val="0"/>
          <w:marBottom w:val="0"/>
          <w:divBdr>
            <w:top w:val="none" w:sz="0" w:space="0" w:color="auto"/>
            <w:left w:val="none" w:sz="0" w:space="0" w:color="auto"/>
            <w:bottom w:val="none" w:sz="0" w:space="0" w:color="auto"/>
            <w:right w:val="none" w:sz="0" w:space="0" w:color="auto"/>
          </w:divBdr>
        </w:div>
        <w:div w:id="1384867301">
          <w:marLeft w:val="0"/>
          <w:marRight w:val="0"/>
          <w:marTop w:val="0"/>
          <w:marBottom w:val="0"/>
          <w:divBdr>
            <w:top w:val="none" w:sz="0" w:space="0" w:color="auto"/>
            <w:left w:val="none" w:sz="0" w:space="0" w:color="auto"/>
            <w:bottom w:val="none" w:sz="0" w:space="0" w:color="auto"/>
            <w:right w:val="none" w:sz="0" w:space="0" w:color="auto"/>
          </w:divBdr>
        </w:div>
        <w:div w:id="374700628">
          <w:marLeft w:val="0"/>
          <w:marRight w:val="0"/>
          <w:marTop w:val="0"/>
          <w:marBottom w:val="0"/>
          <w:divBdr>
            <w:top w:val="none" w:sz="0" w:space="0" w:color="auto"/>
            <w:left w:val="none" w:sz="0" w:space="0" w:color="auto"/>
            <w:bottom w:val="none" w:sz="0" w:space="0" w:color="auto"/>
            <w:right w:val="none" w:sz="0" w:space="0" w:color="auto"/>
          </w:divBdr>
        </w:div>
        <w:div w:id="147329268">
          <w:marLeft w:val="0"/>
          <w:marRight w:val="0"/>
          <w:marTop w:val="0"/>
          <w:marBottom w:val="0"/>
          <w:divBdr>
            <w:top w:val="none" w:sz="0" w:space="0" w:color="auto"/>
            <w:left w:val="none" w:sz="0" w:space="0" w:color="auto"/>
            <w:bottom w:val="none" w:sz="0" w:space="0" w:color="auto"/>
            <w:right w:val="none" w:sz="0" w:space="0" w:color="auto"/>
          </w:divBdr>
        </w:div>
        <w:div w:id="2125879447">
          <w:marLeft w:val="0"/>
          <w:marRight w:val="0"/>
          <w:marTop w:val="0"/>
          <w:marBottom w:val="0"/>
          <w:divBdr>
            <w:top w:val="none" w:sz="0" w:space="0" w:color="auto"/>
            <w:left w:val="none" w:sz="0" w:space="0" w:color="auto"/>
            <w:bottom w:val="none" w:sz="0" w:space="0" w:color="auto"/>
            <w:right w:val="none" w:sz="0" w:space="0" w:color="auto"/>
          </w:divBdr>
        </w:div>
        <w:div w:id="1076707446">
          <w:marLeft w:val="0"/>
          <w:marRight w:val="0"/>
          <w:marTop w:val="0"/>
          <w:marBottom w:val="0"/>
          <w:divBdr>
            <w:top w:val="none" w:sz="0" w:space="0" w:color="auto"/>
            <w:left w:val="none" w:sz="0" w:space="0" w:color="auto"/>
            <w:bottom w:val="none" w:sz="0" w:space="0" w:color="auto"/>
            <w:right w:val="none" w:sz="0" w:space="0" w:color="auto"/>
          </w:divBdr>
        </w:div>
        <w:div w:id="329913006">
          <w:marLeft w:val="0"/>
          <w:marRight w:val="0"/>
          <w:marTop w:val="0"/>
          <w:marBottom w:val="0"/>
          <w:divBdr>
            <w:top w:val="none" w:sz="0" w:space="0" w:color="auto"/>
            <w:left w:val="none" w:sz="0" w:space="0" w:color="auto"/>
            <w:bottom w:val="none" w:sz="0" w:space="0" w:color="auto"/>
            <w:right w:val="none" w:sz="0" w:space="0" w:color="auto"/>
          </w:divBdr>
        </w:div>
        <w:div w:id="767308767">
          <w:marLeft w:val="0"/>
          <w:marRight w:val="0"/>
          <w:marTop w:val="0"/>
          <w:marBottom w:val="0"/>
          <w:divBdr>
            <w:top w:val="none" w:sz="0" w:space="0" w:color="auto"/>
            <w:left w:val="none" w:sz="0" w:space="0" w:color="auto"/>
            <w:bottom w:val="none" w:sz="0" w:space="0" w:color="auto"/>
            <w:right w:val="none" w:sz="0" w:space="0" w:color="auto"/>
          </w:divBdr>
        </w:div>
        <w:div w:id="2071732834">
          <w:marLeft w:val="0"/>
          <w:marRight w:val="0"/>
          <w:marTop w:val="0"/>
          <w:marBottom w:val="0"/>
          <w:divBdr>
            <w:top w:val="none" w:sz="0" w:space="0" w:color="auto"/>
            <w:left w:val="none" w:sz="0" w:space="0" w:color="auto"/>
            <w:bottom w:val="none" w:sz="0" w:space="0" w:color="auto"/>
            <w:right w:val="none" w:sz="0" w:space="0" w:color="auto"/>
          </w:divBdr>
        </w:div>
        <w:div w:id="334694393">
          <w:marLeft w:val="0"/>
          <w:marRight w:val="0"/>
          <w:marTop w:val="0"/>
          <w:marBottom w:val="0"/>
          <w:divBdr>
            <w:top w:val="none" w:sz="0" w:space="0" w:color="auto"/>
            <w:left w:val="none" w:sz="0" w:space="0" w:color="auto"/>
            <w:bottom w:val="none" w:sz="0" w:space="0" w:color="auto"/>
            <w:right w:val="none" w:sz="0" w:space="0" w:color="auto"/>
          </w:divBdr>
        </w:div>
        <w:div w:id="1489517052">
          <w:marLeft w:val="0"/>
          <w:marRight w:val="0"/>
          <w:marTop w:val="0"/>
          <w:marBottom w:val="0"/>
          <w:divBdr>
            <w:top w:val="none" w:sz="0" w:space="0" w:color="auto"/>
            <w:left w:val="none" w:sz="0" w:space="0" w:color="auto"/>
            <w:bottom w:val="none" w:sz="0" w:space="0" w:color="auto"/>
            <w:right w:val="none" w:sz="0" w:space="0" w:color="auto"/>
          </w:divBdr>
        </w:div>
        <w:div w:id="74742989">
          <w:marLeft w:val="0"/>
          <w:marRight w:val="0"/>
          <w:marTop w:val="0"/>
          <w:marBottom w:val="0"/>
          <w:divBdr>
            <w:top w:val="none" w:sz="0" w:space="0" w:color="auto"/>
            <w:left w:val="none" w:sz="0" w:space="0" w:color="auto"/>
            <w:bottom w:val="none" w:sz="0" w:space="0" w:color="auto"/>
            <w:right w:val="none" w:sz="0" w:space="0" w:color="auto"/>
          </w:divBdr>
        </w:div>
        <w:div w:id="2100903541">
          <w:marLeft w:val="0"/>
          <w:marRight w:val="0"/>
          <w:marTop w:val="0"/>
          <w:marBottom w:val="0"/>
          <w:divBdr>
            <w:top w:val="none" w:sz="0" w:space="0" w:color="auto"/>
            <w:left w:val="none" w:sz="0" w:space="0" w:color="auto"/>
            <w:bottom w:val="none" w:sz="0" w:space="0" w:color="auto"/>
            <w:right w:val="none" w:sz="0" w:space="0" w:color="auto"/>
          </w:divBdr>
        </w:div>
        <w:div w:id="1002661375">
          <w:marLeft w:val="0"/>
          <w:marRight w:val="0"/>
          <w:marTop w:val="0"/>
          <w:marBottom w:val="0"/>
          <w:divBdr>
            <w:top w:val="none" w:sz="0" w:space="0" w:color="auto"/>
            <w:left w:val="none" w:sz="0" w:space="0" w:color="auto"/>
            <w:bottom w:val="none" w:sz="0" w:space="0" w:color="auto"/>
            <w:right w:val="none" w:sz="0" w:space="0" w:color="auto"/>
          </w:divBdr>
        </w:div>
        <w:div w:id="2140567091">
          <w:marLeft w:val="0"/>
          <w:marRight w:val="0"/>
          <w:marTop w:val="0"/>
          <w:marBottom w:val="0"/>
          <w:divBdr>
            <w:top w:val="none" w:sz="0" w:space="0" w:color="auto"/>
            <w:left w:val="none" w:sz="0" w:space="0" w:color="auto"/>
            <w:bottom w:val="none" w:sz="0" w:space="0" w:color="auto"/>
            <w:right w:val="none" w:sz="0" w:space="0" w:color="auto"/>
          </w:divBdr>
        </w:div>
        <w:div w:id="997616170">
          <w:marLeft w:val="0"/>
          <w:marRight w:val="0"/>
          <w:marTop w:val="0"/>
          <w:marBottom w:val="0"/>
          <w:divBdr>
            <w:top w:val="none" w:sz="0" w:space="0" w:color="auto"/>
            <w:left w:val="none" w:sz="0" w:space="0" w:color="auto"/>
            <w:bottom w:val="none" w:sz="0" w:space="0" w:color="auto"/>
            <w:right w:val="none" w:sz="0" w:space="0" w:color="auto"/>
          </w:divBdr>
        </w:div>
        <w:div w:id="2093161498">
          <w:marLeft w:val="0"/>
          <w:marRight w:val="0"/>
          <w:marTop w:val="0"/>
          <w:marBottom w:val="0"/>
          <w:divBdr>
            <w:top w:val="none" w:sz="0" w:space="0" w:color="auto"/>
            <w:left w:val="none" w:sz="0" w:space="0" w:color="auto"/>
            <w:bottom w:val="none" w:sz="0" w:space="0" w:color="auto"/>
            <w:right w:val="none" w:sz="0" w:space="0" w:color="auto"/>
          </w:divBdr>
        </w:div>
        <w:div w:id="564684296">
          <w:marLeft w:val="0"/>
          <w:marRight w:val="0"/>
          <w:marTop w:val="0"/>
          <w:marBottom w:val="0"/>
          <w:divBdr>
            <w:top w:val="none" w:sz="0" w:space="0" w:color="auto"/>
            <w:left w:val="none" w:sz="0" w:space="0" w:color="auto"/>
            <w:bottom w:val="none" w:sz="0" w:space="0" w:color="auto"/>
            <w:right w:val="none" w:sz="0" w:space="0" w:color="auto"/>
          </w:divBdr>
        </w:div>
        <w:div w:id="1875728725">
          <w:marLeft w:val="0"/>
          <w:marRight w:val="0"/>
          <w:marTop w:val="0"/>
          <w:marBottom w:val="0"/>
          <w:divBdr>
            <w:top w:val="none" w:sz="0" w:space="0" w:color="auto"/>
            <w:left w:val="none" w:sz="0" w:space="0" w:color="auto"/>
            <w:bottom w:val="none" w:sz="0" w:space="0" w:color="auto"/>
            <w:right w:val="none" w:sz="0" w:space="0" w:color="auto"/>
          </w:divBdr>
        </w:div>
        <w:div w:id="606237209">
          <w:marLeft w:val="0"/>
          <w:marRight w:val="0"/>
          <w:marTop w:val="0"/>
          <w:marBottom w:val="0"/>
          <w:divBdr>
            <w:top w:val="none" w:sz="0" w:space="0" w:color="auto"/>
            <w:left w:val="none" w:sz="0" w:space="0" w:color="auto"/>
            <w:bottom w:val="none" w:sz="0" w:space="0" w:color="auto"/>
            <w:right w:val="none" w:sz="0" w:space="0" w:color="auto"/>
          </w:divBdr>
        </w:div>
        <w:div w:id="1550648224">
          <w:marLeft w:val="0"/>
          <w:marRight w:val="0"/>
          <w:marTop w:val="0"/>
          <w:marBottom w:val="0"/>
          <w:divBdr>
            <w:top w:val="none" w:sz="0" w:space="0" w:color="auto"/>
            <w:left w:val="none" w:sz="0" w:space="0" w:color="auto"/>
            <w:bottom w:val="none" w:sz="0" w:space="0" w:color="auto"/>
            <w:right w:val="none" w:sz="0" w:space="0" w:color="auto"/>
          </w:divBdr>
        </w:div>
        <w:div w:id="512495332">
          <w:marLeft w:val="0"/>
          <w:marRight w:val="0"/>
          <w:marTop w:val="0"/>
          <w:marBottom w:val="0"/>
          <w:divBdr>
            <w:top w:val="none" w:sz="0" w:space="0" w:color="auto"/>
            <w:left w:val="none" w:sz="0" w:space="0" w:color="auto"/>
            <w:bottom w:val="none" w:sz="0" w:space="0" w:color="auto"/>
            <w:right w:val="none" w:sz="0" w:space="0" w:color="auto"/>
          </w:divBdr>
        </w:div>
        <w:div w:id="1304382436">
          <w:marLeft w:val="0"/>
          <w:marRight w:val="0"/>
          <w:marTop w:val="0"/>
          <w:marBottom w:val="0"/>
          <w:divBdr>
            <w:top w:val="none" w:sz="0" w:space="0" w:color="auto"/>
            <w:left w:val="none" w:sz="0" w:space="0" w:color="auto"/>
            <w:bottom w:val="none" w:sz="0" w:space="0" w:color="auto"/>
            <w:right w:val="none" w:sz="0" w:space="0" w:color="auto"/>
          </w:divBdr>
        </w:div>
        <w:div w:id="2093381943">
          <w:marLeft w:val="0"/>
          <w:marRight w:val="0"/>
          <w:marTop w:val="0"/>
          <w:marBottom w:val="0"/>
          <w:divBdr>
            <w:top w:val="none" w:sz="0" w:space="0" w:color="auto"/>
            <w:left w:val="none" w:sz="0" w:space="0" w:color="auto"/>
            <w:bottom w:val="none" w:sz="0" w:space="0" w:color="auto"/>
            <w:right w:val="none" w:sz="0" w:space="0" w:color="auto"/>
          </w:divBdr>
        </w:div>
        <w:div w:id="1764715444">
          <w:marLeft w:val="0"/>
          <w:marRight w:val="0"/>
          <w:marTop w:val="0"/>
          <w:marBottom w:val="0"/>
          <w:divBdr>
            <w:top w:val="none" w:sz="0" w:space="0" w:color="auto"/>
            <w:left w:val="none" w:sz="0" w:space="0" w:color="auto"/>
            <w:bottom w:val="none" w:sz="0" w:space="0" w:color="auto"/>
            <w:right w:val="none" w:sz="0" w:space="0" w:color="auto"/>
          </w:divBdr>
        </w:div>
        <w:div w:id="274488127">
          <w:marLeft w:val="0"/>
          <w:marRight w:val="0"/>
          <w:marTop w:val="0"/>
          <w:marBottom w:val="0"/>
          <w:divBdr>
            <w:top w:val="none" w:sz="0" w:space="0" w:color="auto"/>
            <w:left w:val="none" w:sz="0" w:space="0" w:color="auto"/>
            <w:bottom w:val="none" w:sz="0" w:space="0" w:color="auto"/>
            <w:right w:val="none" w:sz="0" w:space="0" w:color="auto"/>
          </w:divBdr>
        </w:div>
        <w:div w:id="741947646">
          <w:marLeft w:val="0"/>
          <w:marRight w:val="0"/>
          <w:marTop w:val="0"/>
          <w:marBottom w:val="0"/>
          <w:divBdr>
            <w:top w:val="none" w:sz="0" w:space="0" w:color="auto"/>
            <w:left w:val="none" w:sz="0" w:space="0" w:color="auto"/>
            <w:bottom w:val="none" w:sz="0" w:space="0" w:color="auto"/>
            <w:right w:val="none" w:sz="0" w:space="0" w:color="auto"/>
          </w:divBdr>
        </w:div>
        <w:div w:id="1986472602">
          <w:marLeft w:val="0"/>
          <w:marRight w:val="0"/>
          <w:marTop w:val="0"/>
          <w:marBottom w:val="0"/>
          <w:divBdr>
            <w:top w:val="none" w:sz="0" w:space="0" w:color="auto"/>
            <w:left w:val="none" w:sz="0" w:space="0" w:color="auto"/>
            <w:bottom w:val="none" w:sz="0" w:space="0" w:color="auto"/>
            <w:right w:val="none" w:sz="0" w:space="0" w:color="auto"/>
          </w:divBdr>
        </w:div>
        <w:div w:id="1641500965">
          <w:marLeft w:val="0"/>
          <w:marRight w:val="0"/>
          <w:marTop w:val="0"/>
          <w:marBottom w:val="0"/>
          <w:divBdr>
            <w:top w:val="none" w:sz="0" w:space="0" w:color="auto"/>
            <w:left w:val="none" w:sz="0" w:space="0" w:color="auto"/>
            <w:bottom w:val="none" w:sz="0" w:space="0" w:color="auto"/>
            <w:right w:val="none" w:sz="0" w:space="0" w:color="auto"/>
          </w:divBdr>
        </w:div>
        <w:div w:id="681472793">
          <w:marLeft w:val="0"/>
          <w:marRight w:val="0"/>
          <w:marTop w:val="0"/>
          <w:marBottom w:val="0"/>
          <w:divBdr>
            <w:top w:val="none" w:sz="0" w:space="0" w:color="auto"/>
            <w:left w:val="none" w:sz="0" w:space="0" w:color="auto"/>
            <w:bottom w:val="none" w:sz="0" w:space="0" w:color="auto"/>
            <w:right w:val="none" w:sz="0" w:space="0" w:color="auto"/>
          </w:divBdr>
        </w:div>
      </w:divsChild>
    </w:div>
    <w:div w:id="1906993633">
      <w:bodyDiv w:val="1"/>
      <w:marLeft w:val="0"/>
      <w:marRight w:val="0"/>
      <w:marTop w:val="0"/>
      <w:marBottom w:val="0"/>
      <w:divBdr>
        <w:top w:val="none" w:sz="0" w:space="0" w:color="auto"/>
        <w:left w:val="none" w:sz="0" w:space="0" w:color="auto"/>
        <w:bottom w:val="none" w:sz="0" w:space="0" w:color="auto"/>
        <w:right w:val="none" w:sz="0" w:space="0" w:color="auto"/>
      </w:divBdr>
    </w:div>
    <w:div w:id="2068601765">
      <w:bodyDiv w:val="1"/>
      <w:marLeft w:val="0"/>
      <w:marRight w:val="0"/>
      <w:marTop w:val="0"/>
      <w:marBottom w:val="0"/>
      <w:divBdr>
        <w:top w:val="none" w:sz="0" w:space="0" w:color="auto"/>
        <w:left w:val="none" w:sz="0" w:space="0" w:color="auto"/>
        <w:bottom w:val="none" w:sz="0" w:space="0" w:color="auto"/>
        <w:right w:val="none" w:sz="0" w:space="0" w:color="auto"/>
      </w:divBdr>
    </w:div>
    <w:div w:id="211624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hyperlink" Target="https://orcamento.sf.prefeitura.sp.gov.br/orcamento/uploads/2022_2025/07-PPA_Anexo5_28set2021.pdf" TargetMode="Externa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image" Target="media/image13.png" Id="rId25" /><Relationship Type="http://schemas.openxmlformats.org/officeDocument/2006/relationships/hyperlink" Target="https://legislacao.prefeitura.sp.gov.br/leis/lei-17729-de-28-de-dezembro-de-2021" TargetMode="Externa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yperlink" Target="https://github.com/sepep-pmsp" TargetMode="External" Id="rId16" /><Relationship Type="http://schemas.openxmlformats.org/officeDocument/2006/relationships/image" Target="media/image8.png" Id="rId20" /><Relationship Type="http://schemas.microsoft.com/office/2016/09/relationships/commentsIds" Target="commentsIds.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2.png" Id="rId24" /><Relationship Type="http://schemas.openxmlformats.org/officeDocument/2006/relationships/hyperlink" Target="https://doi.org/10.1590/s0103-4014.2019.3397.002" TargetMode="External" Id="rId32" /><Relationship Type="http://schemas.microsoft.com/office/2011/relationships/people" Target="people.xml" Id="rId37"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1.png" Id="rId23" /><Relationship Type="http://schemas.microsoft.com/office/2011/relationships/commentsExtended" Target="commentsExtended.xm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hyperlink" Target="https://doi.org/10.4000/confins.33711"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comments" Target="comments.xml" Id="rId27" /><Relationship Type="http://schemas.microsoft.com/office/2018/08/relationships/commentsExtensible" Target="commentsExtensible.xml" Id="rId30" /></Relationships>
</file>

<file path=word/_rels/footnotes.xml.rels><?xml version="1.0" encoding="UTF-8" standalone="yes"?>
<Relationships xmlns="http://schemas.openxmlformats.org/package/2006/relationships"><Relationship Id="rId2" Type="http://schemas.openxmlformats.org/officeDocument/2006/relationships/hyperlink" Target="https://orcamento.sf.prefeitura.sp.gov.br/orcamento/uploads/2022_2025/PPA-2022-2025_Anexo5_Final.pdf" TargetMode="External"/><Relationship Id="rId1" Type="http://schemas.openxmlformats.org/officeDocument/2006/relationships/hyperlink" Target="https://observatorio.tcm.sp.gov.br/Regionalizacao/2168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aa39b8c-19b3-4ca5-9ada-a1970df5e875">
      <Terms xmlns="http://schemas.microsoft.com/office/infopath/2007/PartnerControls"/>
    </lcf76f155ced4ddcb4097134ff3c332f>
    <TaxCatchAll xmlns="a9968193-2d77-4b73-840a-26fc33ae728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06FD4652602C740A483E9D3DF6A153B" ma:contentTypeVersion="18" ma:contentTypeDescription="Create a new document." ma:contentTypeScope="" ma:versionID="3ae790dad332779219ad741447ce1449">
  <xsd:schema xmlns:xsd="http://www.w3.org/2001/XMLSchema" xmlns:xs="http://www.w3.org/2001/XMLSchema" xmlns:p="http://schemas.microsoft.com/office/2006/metadata/properties" xmlns:ns2="1aa39b8c-19b3-4ca5-9ada-a1970df5e875" xmlns:ns3="a9968193-2d77-4b73-840a-26fc33ae728b" targetNamespace="http://schemas.microsoft.com/office/2006/metadata/properties" ma:root="true" ma:fieldsID="bceb73c01ba1e25437ffc1b7a59fee3b" ns2:_="" ns3:_="">
    <xsd:import namespace="1aa39b8c-19b3-4ca5-9ada-a1970df5e875"/>
    <xsd:import namespace="a9968193-2d77-4b73-840a-26fc33ae728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a39b8c-19b3-4ca5-9ada-a1970df5e8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c2251a4-284b-4299-a75e-b536127868a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968193-2d77-4b73-840a-26fc33ae72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56e0c59-7a78-43b2-b0e8-0849c62e4d64}" ma:internalName="TaxCatchAll" ma:showField="CatchAllData" ma:web="a9968193-2d77-4b73-840a-26fc33ae72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76993A-1F29-4119-A700-2AE3818952C7}">
  <ds:schemaRefs>
    <ds:schemaRef ds:uri="http://schemas.microsoft.com/office/2006/metadata/properties"/>
    <ds:schemaRef ds:uri="http://schemas.microsoft.com/office/infopath/2007/PartnerControls"/>
    <ds:schemaRef ds:uri="1aa39b8c-19b3-4ca5-9ada-a1970df5e875"/>
    <ds:schemaRef ds:uri="a9968193-2d77-4b73-840a-26fc33ae728b"/>
  </ds:schemaRefs>
</ds:datastoreItem>
</file>

<file path=customXml/itemProps2.xml><?xml version="1.0" encoding="utf-8"?>
<ds:datastoreItem xmlns:ds="http://schemas.openxmlformats.org/officeDocument/2006/customXml" ds:itemID="{01C0F01C-EF4A-4FD1-89AA-309B0FF46765}">
  <ds:schemaRefs>
    <ds:schemaRef ds:uri="http://schemas.openxmlformats.org/officeDocument/2006/bibliography"/>
  </ds:schemaRefs>
</ds:datastoreItem>
</file>

<file path=customXml/itemProps3.xml><?xml version="1.0" encoding="utf-8"?>
<ds:datastoreItem xmlns:ds="http://schemas.openxmlformats.org/officeDocument/2006/customXml" ds:itemID="{EE014D72-97D1-46E4-AD76-611F734DE6F5}">
  <ds:schemaRefs>
    <ds:schemaRef ds:uri="http://schemas.microsoft.com/sharepoint/v3/contenttype/forms"/>
  </ds:schemaRefs>
</ds:datastoreItem>
</file>

<file path=customXml/itemProps4.xml><?xml version="1.0" encoding="utf-8"?>
<ds:datastoreItem xmlns:ds="http://schemas.openxmlformats.org/officeDocument/2006/customXml" ds:itemID="{40FA5EF2-7031-45F3-99F3-6E304E0197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a39b8c-19b3-4ca5-9ada-a1970df5e875"/>
    <ds:schemaRef ds:uri="a9968193-2d77-4b73-840a-26fc33ae72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Bruno Garcia</dc:creator>
  <keywords/>
  <dc:description/>
  <lastModifiedBy>Daniel Bruno Garcia</lastModifiedBy>
  <revision>439</revision>
  <dcterms:created xsi:type="dcterms:W3CDTF">2023-09-14T15:50:00.0000000Z</dcterms:created>
  <dcterms:modified xsi:type="dcterms:W3CDTF">2023-10-05T13:07:05.9743096Z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0x010100506FD4652602C740A483E9D3DF6A153B</vt:lpwstr>
  </property>
  <property fmtid="{D5CDD505-2E9C-101B-9397-08002B2CF9AE}" pid="3" name="MediaServiceImageTags">
    <vt:lpwstr/>
  </property>
</Properties>
</file>